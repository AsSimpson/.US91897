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471BD0" w:rsidRDefault="00E53221">
      <w:pPr>
        <w:pStyle w:val="Heading1"/>
      </w:pPr>
      <w:r>
        <w:t>time to move on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3F043827" wp14:editId="1FEB0B48">
                <wp:simplePos x="0" y="0"/>
                <wp:positionH relativeFrom="column">
                  <wp:posOffset>-393699</wp:posOffset>
                </wp:positionH>
                <wp:positionV relativeFrom="paragraph">
                  <wp:posOffset>635000</wp:posOffset>
                </wp:positionV>
                <wp:extent cx="741045" cy="9044305"/>
                <wp:effectExtent l="0" t="0" r="0" b="0"/>
                <wp:wrapSquare wrapText="bothSides" distT="0" distB="0" distL="114300" distR="114300"/>
                <wp:docPr id="260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5400000">
                          <a:off x="1566000" y="3414240"/>
                          <a:ext cx="7560000" cy="731520"/>
                        </a:xfrm>
                        <a:prstGeom prst="rect">
                          <a:avLst/>
                        </a:prstGeom>
                        <a:solidFill>
                          <a:srgbClr val="F7CAAC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9A5E3C7" w14:textId="77777777" w:rsidR="00471BD0" w:rsidRDefault="00E53221">
                            <w:pPr>
                              <w:spacing w:before="0"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Federo" w:eastAsia="Federo" w:hAnsi="Federo" w:cs="Federo"/>
                                <w:b/>
                                <w:color w:val="C55911"/>
                                <w:sz w:val="80"/>
                              </w:rPr>
                              <w:t>Random functions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043827" id="Rectangle 260" o:spid="_x0000_s1026" style="position:absolute;margin-left:-31pt;margin-top:50pt;width:58.35pt;height:712.15pt;rotation:-9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" fillcolor="#f7caac">
                <v:stroke startarrowwidth="narrow" startarrowlength="short" endarrowwidth="narrow" endarrowlength="short" joinstyle="round"/>
                <v:textbox inset="2.53958mm,1.2694mm,2.53958mm,1.2694mm">
                  <w:txbxContent>
                    <w:p w14:paraId="39A5E3C7" w14:textId="77777777" w:rsidR="00471BD0" w:rsidRDefault="00E53221">
                      <w:pPr>
                        <w:spacing w:before="0"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Federo" w:eastAsia="Federo" w:hAnsi="Federo" w:cs="Federo"/>
                          <w:b/>
                          <w:color w:val="C55911"/>
                          <w:sz w:val="80"/>
                        </w:rPr>
                        <w:t>Random functions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00000002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0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Hopefully by now you have the basics of creating a program in a GUI</w:t>
      </w:r>
    </w:p>
    <w:p w14:paraId="00000003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1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We are going to work on extending our programming skills by learning more functions</w:t>
      </w:r>
    </w:p>
    <w:p w14:paraId="00000004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2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The GUI will be used for all code we do, so it would be good to save a basic program</w:t>
      </w:r>
    </w:p>
    <w:p w14:paraId="00000005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3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This will let us add and modify it each time without starting from the beginning</w:t>
      </w:r>
    </w:p>
    <w:p w14:paraId="00000006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4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Most programs will need a quit button, one or more buttons to click on, plus input/output</w:t>
      </w:r>
    </w:p>
    <w:p w14:paraId="00000007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5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>In other words, the program we currently have will be a good starting point</w:t>
      </w:r>
    </w:p>
    <w:p w14:paraId="00000008" w14:textId="77777777" w:rsidR="00471BD0" w:rsidRDefault="00E53221">
      <w:pPr>
        <w:pStyle w:val="Heading1"/>
      </w:pPr>
      <w:r>
        <w:t>Getting random</w:t>
      </w:r>
    </w:p>
    <w:p w14:paraId="00000009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6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The random function allows you to generate random numbers</w:t>
      </w:r>
    </w:p>
    <w:p w14:paraId="0000000A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7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Did you notice that when we added row and column to grid it no longer kept adding to the bottom of the grid - instead it overwrote the same cell in the grid? This is generally a good thing</w:t>
      </w:r>
    </w:p>
    <w:p w14:paraId="0000000B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8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 xml:space="preserve">We will be importing </w:t>
      </w:r>
      <w:r>
        <w:rPr>
          <w:b/>
          <w:color w:val="000000"/>
        </w:rPr>
        <w:t>random</w:t>
      </w:r>
      <w:r>
        <w:rPr>
          <w:color w:val="000000"/>
        </w:rPr>
        <w:t xml:space="preserve"> in the same way we imported </w:t>
      </w:r>
      <w:r>
        <w:rPr>
          <w:b/>
          <w:color w:val="000000"/>
        </w:rPr>
        <w:t>math</w:t>
      </w:r>
    </w:p>
    <w:p w14:paraId="0000000C" w14:textId="77777777" w:rsidR="00471BD0" w:rsidRDefault="00E53221">
      <w:r>
        <w:rPr>
          <w:noProof/>
        </w:rPr>
        <w:drawing>
          <wp:inline distT="0" distB="0" distL="0" distR="0" wp14:anchorId="171C9E34" wp14:editId="3FEDEA96">
            <wp:extent cx="6035472" cy="2589767"/>
            <wp:effectExtent l="0" t="0" r="0" b="0"/>
            <wp:docPr id="265" name="image4.png" descr="*random1.py - C:\Users\penfa\BL\OneDrive - Matamata College(1)\Teaching Resources\Level 2\2.7 - AS91896 - Programming\Programs\random1.py (3.7.1)*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*random1.py - C:\Users\penfa\BL\OneDrive - Matamata College(1)\Teaching Resources\Level 2\2.7 - AS91896 - Programming\Programs\random1.py (3.7.1)*"/>
                    <pic:cNvPicPr preferRelativeResize="0"/>
                  </pic:nvPicPr>
                  <pic:blipFill>
                    <a:blip r:embed="rId8"/>
                    <a:srcRect l="1580" t="14203" r="5309" b="8438"/>
                    <a:stretch>
                      <a:fillRect/>
                    </a:stretch>
                  </pic:blipFill>
                  <pic:spPr>
                    <a:xfrm>
                      <a:off x="0" y="0"/>
                      <a:ext cx="6035472" cy="2589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54D5117" wp14:editId="222C959B">
            <wp:extent cx="1295581" cy="819264"/>
            <wp:effectExtent l="0" t="0" r="0" b="0"/>
            <wp:docPr id="261" name="image11.png" descr="t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tk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8192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D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9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 xml:space="preserve">The extra </w:t>
      </w:r>
      <w:r>
        <w:rPr>
          <w:b/>
          <w:color w:val="000000"/>
        </w:rPr>
        <w:t>Label</w:t>
      </w:r>
      <w:r>
        <w:rPr>
          <w:color w:val="000000"/>
        </w:rPr>
        <w:t xml:space="preserve"> function has been added in </w:t>
      </w:r>
      <w:r>
        <w:rPr>
          <w:b/>
          <w:color w:val="000000"/>
        </w:rPr>
        <w:t>main()</w:t>
      </w:r>
      <w:r>
        <w:rPr>
          <w:color w:val="000000"/>
        </w:rPr>
        <w:t xml:space="preserve"> - this is so the box exists from the start</w:t>
      </w:r>
    </w:p>
    <w:p w14:paraId="0000000E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10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 xml:space="preserve">The generating of the random number is in the </w:t>
      </w:r>
      <w:proofErr w:type="spellStart"/>
      <w:r>
        <w:rPr>
          <w:b/>
          <w:color w:val="000000"/>
        </w:rPr>
        <w:t>generate_random</w:t>
      </w:r>
      <w:proofErr w:type="spellEnd"/>
      <w:r>
        <w:rPr>
          <w:b/>
          <w:color w:val="000000"/>
        </w:rPr>
        <w:t>()</w:t>
      </w:r>
      <w:r>
        <w:rPr>
          <w:color w:val="000000"/>
        </w:rPr>
        <w:t xml:space="preserve"> subroutine not in </w:t>
      </w:r>
      <w:r>
        <w:rPr>
          <w:b/>
          <w:color w:val="000000"/>
        </w:rPr>
        <w:t>main()</w:t>
      </w:r>
      <w:r>
        <w:rPr>
          <w:color w:val="000000"/>
        </w:rPr>
        <w:t xml:space="preserve"> as this is the logical place for it to go. Always put as much code into its own subroutine</w:t>
      </w:r>
    </w:p>
    <w:p w14:paraId="0000000F" w14:textId="77777777" w:rsidR="00471BD0" w:rsidRDefault="00E53221">
      <w:pPr>
        <w:pBdr>
          <w:top w:val="single" w:sz="24" w:space="0" w:color="FF0000"/>
          <w:left w:val="single" w:sz="24" w:space="0" w:color="FF0000"/>
          <w:bottom w:val="single" w:sz="24" w:space="0" w:color="FF0000"/>
          <w:right w:val="single" w:sz="24" w:space="0" w:color="FF0000"/>
          <w:between w:val="nil"/>
        </w:pBdr>
        <w:shd w:val="clear" w:color="auto" w:fill="FF0000"/>
        <w:spacing w:after="0"/>
        <w:rPr>
          <w:rFonts w:ascii="Trebuchet MS" w:eastAsia="Trebuchet MS" w:hAnsi="Trebuchet MS" w:cs="Trebuchet MS"/>
          <w:smallCaps/>
          <w:color w:val="FFFFFF"/>
          <w:sz w:val="28"/>
          <w:szCs w:val="28"/>
        </w:rPr>
      </w:pPr>
      <w:r>
        <w:rPr>
          <w:rFonts w:ascii="Trebuchet MS" w:eastAsia="Trebuchet MS" w:hAnsi="Trebuchet MS" w:cs="Trebuchet MS"/>
          <w:smallCaps/>
          <w:color w:val="FFFFFF"/>
          <w:sz w:val="28"/>
          <w:szCs w:val="28"/>
        </w:rPr>
        <w:t>Task time</w:t>
      </w:r>
    </w:p>
    <w:p w14:paraId="00000010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11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Change the random numbers so they are 10 to 20</w:t>
      </w:r>
    </w:p>
    <w:p w14:paraId="00000011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12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 xml:space="preserve">There is an un-needed empty space next to the </w:t>
      </w:r>
      <w:r>
        <w:rPr>
          <w:b/>
          <w:color w:val="000000"/>
        </w:rPr>
        <w:t>Random</w:t>
      </w:r>
      <w:r>
        <w:rPr>
          <w:color w:val="000000"/>
        </w:rPr>
        <w:t xml:space="preserve"> button.  Remove it</w:t>
      </w:r>
    </w:p>
    <w:p w14:paraId="00000012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13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Have two correctly named buttons - one generates number 1-10, the other 10 to 20</w:t>
      </w:r>
    </w:p>
    <w:p w14:paraId="00000013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14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>Have one button that generates the random numbers and puts each into its own cell</w:t>
      </w:r>
      <w:r>
        <w:br w:type="page"/>
      </w:r>
    </w:p>
    <w:p w14:paraId="00000014" w14:textId="3043266A" w:rsidR="00471BD0" w:rsidRDefault="00E53221">
      <w:pPr>
        <w:pStyle w:val="Heading1"/>
      </w:pPr>
      <w:r>
        <w:t>the if statement</w:t>
      </w:r>
      <w:del w:id="15" w:author="Microsoft Word" w:date="2024-05-13T10:44:00Z" w16du:dateUtc="2024-05-12T22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7" behindDoc="0" locked="0" layoutInCell="1" hidden="0" allowOverlap="1" wp14:anchorId="1B258A59" wp14:editId="0A394A02">
                  <wp:simplePos x="0" y="0"/>
                  <wp:positionH relativeFrom="column">
                    <wp:posOffset>-419099</wp:posOffset>
                  </wp:positionH>
                  <wp:positionV relativeFrom="paragraph">
                    <wp:posOffset>635000</wp:posOffset>
                  </wp:positionV>
                  <wp:extent cx="741045" cy="9044305"/>
                  <wp:effectExtent l="0" t="0" r="0" b="0"/>
                  <wp:wrapSquare wrapText="bothSides" distT="0" distB="0" distL="114300" distR="114300"/>
                  <wp:docPr id="540043777" name="Rectangle 54004377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-5400000">
                            <a:off x="1566000" y="3414240"/>
                            <a:ext cx="7560000" cy="731520"/>
                          </a:xfrm>
                          <a:prstGeom prst="rect">
                            <a:avLst/>
                          </a:prstGeom>
                          <a:solidFill>
                            <a:srgbClr val="F7CAAC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03C9ABB" w14:textId="77777777" w:rsidR="00E53221" w:rsidRDefault="00E53221"/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1B258A59" id="Rectangle 540043777" o:spid="_x0000_s1027" style="position:absolute;margin-left:-33pt;margin-top:50pt;width:58.35pt;height:712.15pt;rotation:-90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" fillcolor="#f7caac">
                  <v:stroke startarrowwidth="narrow" startarrowlength="short" endarrowwidth="narrow" endarrowlength="short" joinstyle="round"/>
                  <v:textbox inset="2.53958mm,1.2694mm,2.53958mm,1.2694mm">
                    <w:txbxContent>
                      <w:p w14:paraId="503C9ABB" w14:textId="77777777" w:rsidR="00E53221" w:rsidRDefault="00E53221"/>
                    </w:txbxContent>
                  </v:textbox>
                  <w10:wrap type="square"/>
                </v:rect>
              </w:pict>
            </mc:Fallback>
          </mc:AlternateContent>
        </w:r>
      </w:del>
      <w:ins w:id="16" w:author="Microsoft Word" w:date="2024-05-13T10:44:00Z" w16du:dateUtc="2024-05-12T22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1" behindDoc="0" locked="0" layoutInCell="1" hidden="0" allowOverlap="1" wp14:anchorId="23742245" wp14:editId="39536511">
                  <wp:simplePos x="0" y="0"/>
                  <wp:positionH relativeFrom="column">
                    <wp:posOffset>-419099</wp:posOffset>
                  </wp:positionH>
                  <wp:positionV relativeFrom="paragraph">
                    <wp:posOffset>635000</wp:posOffset>
                  </wp:positionV>
                  <wp:extent cx="741045" cy="9044305"/>
                  <wp:effectExtent l="0" t="0" r="0" b="0"/>
                  <wp:wrapSquare wrapText="bothSides" distT="0" distB="0" distL="114300" distR="114300"/>
                  <wp:docPr id="257" name="Rectangle 257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-5400000">
                            <a:off x="1566000" y="3414240"/>
                            <a:ext cx="7560000" cy="731520"/>
                          </a:xfrm>
                          <a:prstGeom prst="rect">
                            <a:avLst/>
                          </a:prstGeom>
                          <a:solidFill>
                            <a:srgbClr val="F7CAAC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9208F43" w14:textId="77777777" w:rsidR="00471BD0" w:rsidRDefault="00E53221">
                              <w:pPr>
                                <w:spacing w:before="0" w:after="0" w:line="240" w:lineRule="auto"/>
                                <w:jc w:val="center"/>
                                <w:textDirection w:val="btLr"/>
                                <w:rPr>
                                  <w:ins w:id="17" w:author="Microsoft Word" w:date="2024-05-13T10:44:00Z" w16du:dateUtc="2024-05-12T22:44:00Z"/>
                                </w:rPr>
                              </w:pPr>
                              <w:ins w:id="18" w:author="Microsoft Word" w:date="2024-05-13T10:44:00Z" w16du:dateUtc="2024-05-12T22:44:00Z">
                                <w:r>
                                  <w:rPr>
                                    <w:rFonts w:ascii="Federo" w:eastAsia="Federo" w:hAnsi="Federo" w:cs="Federo"/>
                                    <w:b/>
                                    <w:color w:val="C55911"/>
                                    <w:sz w:val="80"/>
                                  </w:rPr>
                                  <w:t>Introducing IF</w:t>
                                </w:r>
                              </w:ins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23742245" id="Rectangle 257" o:spid="_x0000_s1028" style="position:absolute;margin-left:-33pt;margin-top:50pt;width:58.35pt;height:712.15pt;rotation:-90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" fillcolor="#f7caac">
                  <v:stroke startarrowwidth="narrow" startarrowlength="short" endarrowwidth="narrow" endarrowlength="short" joinstyle="round"/>
                  <v:textbox inset="2.53958mm,1.2694mm,2.53958mm,1.2694mm">
                    <w:txbxContent>
                      <w:p w14:paraId="49208F43" w14:textId="77777777" w:rsidR="00471BD0" w:rsidRDefault="00E53221">
                        <w:pPr>
                          <w:spacing w:before="0" w:after="0" w:line="240" w:lineRule="auto"/>
                          <w:jc w:val="center"/>
                          <w:textDirection w:val="btLr"/>
                          <w:rPr>
                            <w:ins w:id="19" w:author="Microsoft Word" w:date="2024-05-13T10:44:00Z" w16du:dateUtc="2024-05-12T22:44:00Z"/>
                          </w:rPr>
                        </w:pPr>
                        <w:ins w:id="20" w:author="Microsoft Word" w:date="2024-05-13T10:44:00Z" w16du:dateUtc="2024-05-12T22:44:00Z">
                          <w:r>
                            <w:rPr>
                              <w:rFonts w:ascii="Federo" w:eastAsia="Federo" w:hAnsi="Federo" w:cs="Federo"/>
                              <w:b/>
                              <w:color w:val="C55911"/>
                              <w:sz w:val="80"/>
                            </w:rPr>
                            <w:t>Introducing IF</w:t>
                          </w:r>
                        </w:ins>
                      </w:p>
                    </w:txbxContent>
                  </v:textbox>
                  <w10:wrap type="square"/>
                </v:rect>
              </w:pict>
            </mc:Fallback>
          </mc:AlternateContent>
        </w:r>
      </w:ins>
    </w:p>
    <w:p w14:paraId="00000015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21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 xml:space="preserve">Making decisions is a basic part of programming - the first one to learn is </w:t>
      </w:r>
      <w:r>
        <w:rPr>
          <w:b/>
          <w:color w:val="000000"/>
        </w:rPr>
        <w:t>if</w:t>
      </w:r>
    </w:p>
    <w:p w14:paraId="00000016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22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 xml:space="preserve">When you think about the word </w:t>
      </w:r>
      <w:r>
        <w:rPr>
          <w:b/>
          <w:color w:val="000000"/>
        </w:rPr>
        <w:t>if</w:t>
      </w:r>
      <w:r>
        <w:rPr>
          <w:color w:val="000000"/>
        </w:rPr>
        <w:t xml:space="preserve"> it suggests two possibilities </w:t>
      </w:r>
    </w:p>
    <w:p w14:paraId="00000017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23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 xml:space="preserve">For example, </w:t>
      </w:r>
      <w:r>
        <w:rPr>
          <w:b/>
          <w:color w:val="000000"/>
        </w:rPr>
        <w:t>if</w:t>
      </w:r>
      <w:r>
        <w:rPr>
          <w:color w:val="000000"/>
        </w:rPr>
        <w:t xml:space="preserve"> it is raining use an umbrella. This implies no rain, no umbrella</w:t>
      </w:r>
    </w:p>
    <w:p w14:paraId="00000018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24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 xml:space="preserve">There is no in-between with </w:t>
      </w:r>
      <w:proofErr w:type="spellStart"/>
      <w:r>
        <w:rPr>
          <w:b/>
          <w:color w:val="000000"/>
        </w:rPr>
        <w:t>if</w:t>
      </w:r>
      <w:proofErr w:type="spellEnd"/>
      <w:r>
        <w:rPr>
          <w:color w:val="000000"/>
        </w:rPr>
        <w:t xml:space="preserve">. There is no ability to handle light rain. It is, or it is not </w:t>
      </w:r>
    </w:p>
    <w:p w14:paraId="00000019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25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Our first program will look to see if the first number randomly generated is a 6</w:t>
      </w:r>
    </w:p>
    <w:p w14:paraId="0000001A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26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>Note: only the changed part of the previous program is shown</w:t>
      </w:r>
    </w:p>
    <w:p w14:paraId="0000001B" w14:textId="77777777" w:rsidR="00471BD0" w:rsidRDefault="00E53221">
      <w:r>
        <w:rPr>
          <w:noProof/>
        </w:rPr>
        <w:drawing>
          <wp:inline distT="0" distB="0" distL="0" distR="0" wp14:anchorId="4F591943" wp14:editId="282B023F">
            <wp:extent cx="4622185" cy="991976"/>
            <wp:effectExtent l="0" t="0" r="0" b="0"/>
            <wp:docPr id="262" name="image13.png" descr="*if1.py - C:/Users/penfa/BL/OneDrive - Matamata College(1)/Teaching Resources/Level 2/2.7 - AS91896 - Programming/Programs/if1.py (3.7.0)*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*if1.py - C:/Users/penfa/BL/OneDrive - Matamata College(1)/Teaching Resources/Level 2/2.7 - AS91896 - Programming/Programs/if1.py (3.7.0)*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2185" cy="991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501FBBD" wp14:editId="082334C4">
            <wp:extent cx="829974" cy="661314"/>
            <wp:effectExtent l="0" t="0" r="0" b="0"/>
            <wp:docPr id="263" name="image1.png" descr="*Python 3.7.0 Shell*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*Python 3.7.0 Shell*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29974" cy="661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C" w14:textId="77777777" w:rsidR="00471BD0" w:rsidRDefault="00E53221">
      <w:pPr>
        <w:pStyle w:val="Heading2"/>
      </w:pPr>
      <w:r>
        <w:t>If explained</w:t>
      </w:r>
    </w:p>
    <w:p w14:paraId="0000001D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27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 xml:space="preserve">If you are comparing two things double equals is used </w:t>
      </w:r>
      <w:r>
        <w:rPr>
          <w:b/>
          <w:color w:val="000000"/>
        </w:rPr>
        <w:t>==</w:t>
      </w:r>
      <w:r>
        <w:rPr>
          <w:color w:val="000000"/>
        </w:rPr>
        <w:t xml:space="preserve"> so it is not confused with single equals</w:t>
      </w:r>
      <w:r>
        <w:rPr>
          <w:b/>
          <w:color w:val="000000"/>
        </w:rPr>
        <w:t xml:space="preserve"> =</w:t>
      </w:r>
    </w:p>
    <w:p w14:paraId="0000001E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28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 xml:space="preserve">A colon </w:t>
      </w:r>
      <w:r>
        <w:rPr>
          <w:b/>
          <w:color w:val="000000"/>
        </w:rPr>
        <w:t>:</w:t>
      </w:r>
      <w:r>
        <w:rPr>
          <w:color w:val="000000"/>
        </w:rPr>
        <w:t xml:space="preserve"> is used at the end of the if statement - </w:t>
      </w:r>
      <w:r>
        <w:rPr>
          <w:b/>
          <w:color w:val="000000"/>
        </w:rPr>
        <w:t>if</w:t>
      </w:r>
      <w:r>
        <w:rPr>
          <w:color w:val="000000"/>
        </w:rPr>
        <w:t xml:space="preserve"> will get more complex so this is needed</w:t>
      </w:r>
    </w:p>
    <w:p w14:paraId="0000001F" w14:textId="77777777" w:rsidR="00471BD0" w:rsidRDefault="00E53221">
      <w:pPr>
        <w:pBdr>
          <w:top w:val="single" w:sz="24" w:space="0" w:color="FF0000"/>
          <w:left w:val="single" w:sz="24" w:space="0" w:color="FF0000"/>
          <w:bottom w:val="single" w:sz="24" w:space="0" w:color="FF0000"/>
          <w:right w:val="single" w:sz="24" w:space="0" w:color="FF0000"/>
          <w:between w:val="nil"/>
        </w:pBdr>
        <w:shd w:val="clear" w:color="auto" w:fill="FF0000"/>
        <w:spacing w:after="0"/>
        <w:rPr>
          <w:rFonts w:ascii="Trebuchet MS" w:eastAsia="Trebuchet MS" w:hAnsi="Trebuchet MS" w:cs="Trebuchet MS"/>
          <w:smallCaps/>
          <w:color w:val="FFFFFF"/>
          <w:sz w:val="28"/>
          <w:szCs w:val="28"/>
        </w:rPr>
      </w:pPr>
      <w:r>
        <w:rPr>
          <w:rFonts w:ascii="Trebuchet MS" w:eastAsia="Trebuchet MS" w:hAnsi="Trebuchet MS" w:cs="Trebuchet MS"/>
          <w:smallCaps/>
          <w:color w:val="FFFFFF"/>
          <w:sz w:val="28"/>
          <w:szCs w:val="28"/>
        </w:rPr>
        <w:t>Task time</w:t>
      </w:r>
    </w:p>
    <w:p w14:paraId="00000020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29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Change it so when the second number is a 6 it does a print</w:t>
      </w:r>
    </w:p>
    <w:p w14:paraId="00000021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30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 xml:space="preserve">Have a separate  </w:t>
      </w:r>
      <w:r>
        <w:rPr>
          <w:b/>
          <w:color w:val="000000"/>
        </w:rPr>
        <w:t xml:space="preserve">if </w:t>
      </w:r>
      <w:r>
        <w:rPr>
          <w:color w:val="000000"/>
        </w:rPr>
        <w:t>statement  for each random number</w:t>
      </w:r>
    </w:p>
    <w:p w14:paraId="00000022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31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>Make each print statement unique so you know if it is the left or right one that is 6</w:t>
      </w:r>
    </w:p>
    <w:p w14:paraId="00000023" w14:textId="77777777" w:rsidR="00471BD0" w:rsidRDefault="00E53221">
      <w:pPr>
        <w:pStyle w:val="Heading1"/>
      </w:pPr>
      <w:r>
        <w:t>Putting it on the GUI</w:t>
      </w:r>
    </w:p>
    <w:p w14:paraId="00000024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1304" w:hanging="1304"/>
        <w:pPrChange w:id="32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1304" w:hanging="1304"/>
          </w:pPr>
        </w:pPrChange>
      </w:pPr>
      <w:r>
        <w:rPr>
          <w:color w:val="000000"/>
        </w:rPr>
        <w:t>The Label statement allows you to put in a colour - we will change it if we get a six</w:t>
      </w:r>
    </w:p>
    <w:p w14:paraId="00000025" w14:textId="77777777" w:rsidR="00471BD0" w:rsidRDefault="00E53221">
      <w:r>
        <w:rPr>
          <w:noProof/>
        </w:rPr>
        <w:drawing>
          <wp:inline distT="0" distB="0" distL="0" distR="0" wp14:anchorId="49ABF208" wp14:editId="64710AE6">
            <wp:extent cx="5487418" cy="1174870"/>
            <wp:effectExtent l="0" t="0" r="0" b="0"/>
            <wp:docPr id="264" name="image6.png" descr="if2.py - C:/Users/penfa/BL/OneDrive - Matamata College(1)/Teaching Resources/Level 2/2.7 - AS91896 - Programming/Programs/if2.py (3.7.0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f2.py - C:/Users/penfa/BL/OneDrive - Matamata College(1)/Teaching Resources/Level 2/2.7 - AS91896 - Programming/Programs/if2.py (3.7.0)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418" cy="1174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6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33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You will notice it resets itself to red each time.  That is because each time you click on the random button the subroutine is run again – including the line that sets the colour to red</w:t>
      </w:r>
    </w:p>
    <w:p w14:paraId="00000027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34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 xml:space="preserve">You will also notice you end up with red and green at the same time - </w:t>
      </w:r>
      <w:r>
        <w:rPr>
          <w:b/>
          <w:color w:val="000000"/>
        </w:rPr>
        <w:t>width</w:t>
      </w:r>
      <w:r>
        <w:rPr>
          <w:color w:val="000000"/>
        </w:rPr>
        <w:t xml:space="preserve"> will fix this</w:t>
      </w:r>
    </w:p>
    <w:p w14:paraId="00000028" w14:textId="77777777" w:rsidR="00471BD0" w:rsidRDefault="00E53221">
      <w:pPr>
        <w:pBdr>
          <w:top w:val="single" w:sz="24" w:space="0" w:color="FF0000"/>
          <w:left w:val="single" w:sz="24" w:space="0" w:color="FF0000"/>
          <w:bottom w:val="single" w:sz="24" w:space="0" w:color="FF0000"/>
          <w:right w:val="single" w:sz="24" w:space="0" w:color="FF0000"/>
          <w:between w:val="nil"/>
        </w:pBdr>
        <w:shd w:val="clear" w:color="auto" w:fill="FF0000"/>
        <w:spacing w:after="0"/>
        <w:rPr>
          <w:rFonts w:ascii="Trebuchet MS" w:eastAsia="Trebuchet MS" w:hAnsi="Trebuchet MS" w:cs="Trebuchet MS"/>
          <w:smallCaps/>
          <w:color w:val="FFFFFF"/>
          <w:sz w:val="28"/>
          <w:szCs w:val="28"/>
        </w:rPr>
      </w:pPr>
      <w:r>
        <w:rPr>
          <w:rFonts w:ascii="Trebuchet MS" w:eastAsia="Trebuchet MS" w:hAnsi="Trebuchet MS" w:cs="Trebuchet MS"/>
          <w:smallCaps/>
          <w:color w:val="FFFFFF"/>
          <w:sz w:val="28"/>
          <w:szCs w:val="28"/>
        </w:rPr>
        <w:t>Task time</w:t>
      </w:r>
    </w:p>
    <w:p w14:paraId="00000029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35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Change the second random number so it also changes colour</w:t>
      </w:r>
    </w:p>
    <w:p w14:paraId="0000002A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36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>Get the colours to change to yellow if you get a 6</w:t>
      </w:r>
      <w:r>
        <w:br w:type="page"/>
      </w:r>
    </w:p>
    <w:p w14:paraId="0000002B" w14:textId="3444105C" w:rsidR="00471BD0" w:rsidRDefault="00E53221">
      <w:pPr>
        <w:pStyle w:val="Heading1"/>
      </w:pPr>
      <w:r>
        <w:t>and &amp; or</w:t>
      </w:r>
      <w:del w:id="37" w:author="Microsoft Word" w:date="2024-05-13T10:44:00Z" w16du:dateUtc="2024-05-12T22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8" behindDoc="0" locked="0" layoutInCell="1" hidden="0" allowOverlap="1" wp14:anchorId="32346566" wp14:editId="1F22DAF0">
                  <wp:simplePos x="0" y="0"/>
                  <wp:positionH relativeFrom="column">
                    <wp:posOffset>-393699</wp:posOffset>
                  </wp:positionH>
                  <wp:positionV relativeFrom="paragraph">
                    <wp:posOffset>635000</wp:posOffset>
                  </wp:positionV>
                  <wp:extent cx="741045" cy="9044305"/>
                  <wp:effectExtent l="0" t="0" r="0" b="0"/>
                  <wp:wrapSquare wrapText="bothSides" distT="0" distB="0" distL="114300" distR="114300"/>
                  <wp:docPr id="935222866" name="Rectangle 93522286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-5400000">
                            <a:off x="1566000" y="3414240"/>
                            <a:ext cx="7560000" cy="731520"/>
                          </a:xfrm>
                          <a:prstGeom prst="rect">
                            <a:avLst/>
                          </a:prstGeom>
                          <a:solidFill>
                            <a:srgbClr val="F7CAAC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52D8E1C0" w14:textId="77777777" w:rsidR="00322224" w:rsidRDefault="00E53221">
                              <w:pPr>
                                <w:spacing w:before="0" w:after="0" w:line="240" w:lineRule="auto"/>
                                <w:jc w:val="center"/>
                                <w:textDirection w:val="btLr"/>
                                <w:rPr>
                                  <w:del w:id="38" w:author="Microsoft Word" w:date="2024-05-13T10:44:00Z" w16du:dateUtc="2024-05-12T22:44:00Z"/>
                                </w:rPr>
                              </w:pPr>
                              <w:del w:id="39" w:author="Microsoft Word" w:date="2024-05-13T10:44:00Z" w16du:dateUtc="2024-05-12T22:44:00Z">
                                <w:r>
                                  <w:rPr>
                                    <w:rFonts w:ascii="Federo" w:eastAsia="Federo" w:hAnsi="Federo" w:cs="Federo"/>
                                    <w:b/>
                                    <w:color w:val="C55911"/>
                                    <w:sz w:val="80"/>
                                  </w:rPr>
                                  <w:delText>Introducing IF</w:delText>
                                </w:r>
                              </w:del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32346566" id="Rectangle 935222866" o:spid="_x0000_s1029" style="position:absolute;margin-left:-31pt;margin-top:50pt;width:58.35pt;height:712.15pt;rotation:-90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" fillcolor="#f7caac">
                  <v:stroke startarrowwidth="narrow" startarrowlength="short" endarrowwidth="narrow" endarrowlength="short" joinstyle="round"/>
                  <v:textbox inset="2.53958mm,1.2694mm,2.53958mm,1.2694mm">
                    <w:txbxContent>
                      <w:p w14:paraId="52D8E1C0" w14:textId="77777777" w:rsidR="00322224" w:rsidRDefault="00E53221">
                        <w:pPr>
                          <w:spacing w:before="0" w:after="0" w:line="240" w:lineRule="auto"/>
                          <w:jc w:val="center"/>
                          <w:textDirection w:val="btLr"/>
                          <w:rPr>
                            <w:del w:id="40" w:author="Microsoft Word" w:date="2024-05-13T10:44:00Z" w16du:dateUtc="2024-05-12T22:44:00Z"/>
                          </w:rPr>
                        </w:pPr>
                        <w:del w:id="41" w:author="Microsoft Word" w:date="2024-05-13T10:44:00Z" w16du:dateUtc="2024-05-12T22:44:00Z">
                          <w:r>
                            <w:rPr>
                              <w:rFonts w:ascii="Federo" w:eastAsia="Federo" w:hAnsi="Federo" w:cs="Federo"/>
                              <w:b/>
                              <w:color w:val="C55911"/>
                              <w:sz w:val="80"/>
                            </w:rPr>
                            <w:delText>Introducing IF</w:delText>
                          </w:r>
                        </w:del>
                      </w:p>
                    </w:txbxContent>
                  </v:textbox>
                  <w10:wrap type="square"/>
                </v:rect>
              </w:pict>
            </mc:Fallback>
          </mc:AlternateContent>
        </w:r>
      </w:del>
      <w:ins w:id="42" w:author="Microsoft Word" w:date="2024-05-13T10:44:00Z" w16du:dateUtc="2024-05-12T22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2" behindDoc="0" locked="0" layoutInCell="1" hidden="0" allowOverlap="1" wp14:anchorId="5FBC0C45" wp14:editId="4C2F906D">
                  <wp:simplePos x="0" y="0"/>
                  <wp:positionH relativeFrom="column">
                    <wp:posOffset>-393699</wp:posOffset>
                  </wp:positionH>
                  <wp:positionV relativeFrom="paragraph">
                    <wp:posOffset>635000</wp:posOffset>
                  </wp:positionV>
                  <wp:extent cx="741045" cy="9044305"/>
                  <wp:effectExtent l="0" t="0" r="0" b="0"/>
                  <wp:wrapSquare wrapText="bothSides" distT="0" distB="0" distL="114300" distR="114300"/>
                  <wp:docPr id="259" name="Rectangle 25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-5400000">
                            <a:off x="1566000" y="3414240"/>
                            <a:ext cx="7560000" cy="731520"/>
                          </a:xfrm>
                          <a:prstGeom prst="rect">
                            <a:avLst/>
                          </a:prstGeom>
                          <a:solidFill>
                            <a:srgbClr val="F7CAAC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44954E75" w14:textId="77777777" w:rsidR="00471BD0" w:rsidRDefault="00E53221">
                              <w:pPr>
                                <w:spacing w:before="0" w:after="0" w:line="240" w:lineRule="auto"/>
                                <w:jc w:val="center"/>
                                <w:textDirection w:val="btLr"/>
                                <w:rPr>
                                  <w:ins w:id="43" w:author="Microsoft Word" w:date="2024-05-13T10:44:00Z" w16du:dateUtc="2024-05-12T22:44:00Z"/>
                                </w:rPr>
                              </w:pPr>
                              <w:ins w:id="44" w:author="Microsoft Word" w:date="2024-05-13T10:44:00Z" w16du:dateUtc="2024-05-12T22:44:00Z">
                                <w:r>
                                  <w:rPr>
                                    <w:rFonts w:ascii="Federo" w:eastAsia="Federo" w:hAnsi="Federo" w:cs="Federo"/>
                                    <w:b/>
                                    <w:color w:val="C55911"/>
                                    <w:sz w:val="80"/>
                                  </w:rPr>
                                  <w:t>Introducing IF</w:t>
                                </w:r>
                              </w:ins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5FBC0C45" id="Rectangle 259" o:spid="_x0000_s1030" style="position:absolute;margin-left:-31pt;margin-top:50pt;width:58.35pt;height:712.15pt;rotation:-90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" fillcolor="#f7caac">
                  <v:stroke startarrowwidth="narrow" startarrowlength="short" endarrowwidth="narrow" endarrowlength="short" joinstyle="round"/>
                  <v:textbox inset="2.53958mm,1.2694mm,2.53958mm,1.2694mm">
                    <w:txbxContent>
                      <w:p w14:paraId="44954E75" w14:textId="77777777" w:rsidR="00471BD0" w:rsidRDefault="00E53221">
                        <w:pPr>
                          <w:spacing w:before="0" w:after="0" w:line="240" w:lineRule="auto"/>
                          <w:jc w:val="center"/>
                          <w:textDirection w:val="btLr"/>
                          <w:rPr>
                            <w:ins w:id="45" w:author="Microsoft Word" w:date="2024-05-13T10:44:00Z" w16du:dateUtc="2024-05-12T22:44:00Z"/>
                          </w:rPr>
                        </w:pPr>
                        <w:ins w:id="46" w:author="Microsoft Word" w:date="2024-05-13T10:44:00Z" w16du:dateUtc="2024-05-12T22:44:00Z">
                          <w:r>
                            <w:rPr>
                              <w:rFonts w:ascii="Federo" w:eastAsia="Federo" w:hAnsi="Federo" w:cs="Federo"/>
                              <w:b/>
                              <w:color w:val="C55911"/>
                              <w:sz w:val="80"/>
                            </w:rPr>
                            <w:t>Introducing IF</w:t>
                          </w:r>
                        </w:ins>
                      </w:p>
                    </w:txbxContent>
                  </v:textbox>
                  <w10:wrap type="square"/>
                </v:rect>
              </w:pict>
            </mc:Fallback>
          </mc:AlternateContent>
        </w:r>
      </w:ins>
    </w:p>
    <w:p w14:paraId="0000002C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47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Let’s start by looking at these words - we use them every day</w:t>
      </w:r>
    </w:p>
    <w:p w14:paraId="0000002D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48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 xml:space="preserve">With </w:t>
      </w:r>
      <w:r>
        <w:rPr>
          <w:b/>
          <w:color w:val="000000"/>
        </w:rPr>
        <w:t>or</w:t>
      </w:r>
      <w:r>
        <w:rPr>
          <w:color w:val="000000"/>
        </w:rPr>
        <w:t xml:space="preserve"> either condition can be true. If it is raining </w:t>
      </w:r>
      <w:r>
        <w:rPr>
          <w:b/>
          <w:color w:val="000000"/>
        </w:rPr>
        <w:t>or</w:t>
      </w:r>
      <w:r>
        <w:rPr>
          <w:color w:val="000000"/>
        </w:rPr>
        <w:t xml:space="preserve"> bright sun, use an umbrella</w:t>
      </w:r>
    </w:p>
    <w:p w14:paraId="0000002E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49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 xml:space="preserve">With </w:t>
      </w:r>
      <w:r>
        <w:rPr>
          <w:b/>
          <w:color w:val="000000"/>
        </w:rPr>
        <w:t>and</w:t>
      </w:r>
      <w:r>
        <w:rPr>
          <w:color w:val="000000"/>
        </w:rPr>
        <w:t xml:space="preserve"> both conditions must be true. If it is raining </w:t>
      </w:r>
      <w:r>
        <w:rPr>
          <w:b/>
          <w:color w:val="000000"/>
        </w:rPr>
        <w:t>and</w:t>
      </w:r>
      <w:r>
        <w:rPr>
          <w:color w:val="000000"/>
        </w:rPr>
        <w:t xml:space="preserve"> you are outside use an umbrella</w:t>
      </w:r>
    </w:p>
    <w:p w14:paraId="0000002F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50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 xml:space="preserve">Let’s change the program and look at </w:t>
      </w:r>
      <w:r>
        <w:rPr>
          <w:b/>
          <w:color w:val="000000"/>
        </w:rPr>
        <w:t xml:space="preserve">or </w:t>
      </w:r>
      <w:r>
        <w:rPr>
          <w:color w:val="000000"/>
        </w:rPr>
        <w:t>first</w:t>
      </w:r>
    </w:p>
    <w:p w14:paraId="00000030" w14:textId="77777777" w:rsidR="00471BD0" w:rsidRDefault="00E53221">
      <w:r>
        <w:rPr>
          <w:noProof/>
        </w:rPr>
        <w:drawing>
          <wp:inline distT="0" distB="0" distL="0" distR="0" wp14:anchorId="57C48BE0" wp14:editId="2A36E7E5">
            <wp:extent cx="6079846" cy="956700"/>
            <wp:effectExtent l="9525" t="9525" r="9525" b="9525"/>
            <wp:docPr id="270" name="image2.png" descr="or1.py - C:/Users/penfa/BL/OneDrive - Matamata College(1)/Teaching Resources/Level 2/2.7 - AS91896 - Programming/Programs/or1.py (3.7.0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or1.py - C:/Users/penfa/BL/OneDrive - Matamata College(1)/Teaching Resources/Level 2/2.7 - AS91896 - Programming/Programs/or1.py (3.7.0)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9846" cy="956700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31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51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 xml:space="preserve">Notice how </w:t>
      </w:r>
      <w:r>
        <w:rPr>
          <w:b/>
          <w:color w:val="000000"/>
        </w:rPr>
        <w:t>width=2</w:t>
      </w:r>
      <w:r>
        <w:rPr>
          <w:color w:val="000000"/>
        </w:rPr>
        <w:t xml:space="preserve"> has been added to get rid of the issue of red and green together</w:t>
      </w:r>
    </w:p>
    <w:p w14:paraId="00000032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52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 xml:space="preserve">The width argument is in characters - we use </w:t>
      </w:r>
      <w:r>
        <w:rPr>
          <w:b/>
          <w:color w:val="000000"/>
        </w:rPr>
        <w:t>2</w:t>
      </w:r>
      <w:r>
        <w:rPr>
          <w:color w:val="000000"/>
        </w:rPr>
        <w:t xml:space="preserve"> as it makes it wide enough</w:t>
      </w:r>
    </w:p>
    <w:p w14:paraId="00000033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53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>You can see the code has been re-arranged so the if statement can work with both numbers</w:t>
      </w:r>
    </w:p>
    <w:p w14:paraId="00000034" w14:textId="77777777" w:rsidR="00471BD0" w:rsidRDefault="00E53221">
      <w:pPr>
        <w:pBdr>
          <w:top w:val="single" w:sz="24" w:space="0" w:color="FF0000"/>
          <w:left w:val="single" w:sz="24" w:space="0" w:color="FF0000"/>
          <w:bottom w:val="single" w:sz="24" w:space="0" w:color="FF0000"/>
          <w:right w:val="single" w:sz="24" w:space="0" w:color="FF0000"/>
          <w:between w:val="nil"/>
        </w:pBdr>
        <w:shd w:val="clear" w:color="auto" w:fill="FF0000"/>
        <w:spacing w:after="0"/>
        <w:rPr>
          <w:rFonts w:ascii="Trebuchet MS" w:eastAsia="Trebuchet MS" w:hAnsi="Trebuchet MS" w:cs="Trebuchet MS"/>
          <w:smallCaps/>
          <w:color w:val="FFFFFF"/>
          <w:sz w:val="28"/>
          <w:szCs w:val="28"/>
        </w:rPr>
      </w:pPr>
      <w:r>
        <w:rPr>
          <w:rFonts w:ascii="Trebuchet MS" w:eastAsia="Trebuchet MS" w:hAnsi="Trebuchet MS" w:cs="Trebuchet MS"/>
          <w:smallCaps/>
          <w:color w:val="FFFFFF"/>
          <w:sz w:val="28"/>
          <w:szCs w:val="28"/>
        </w:rPr>
        <w:t>Task time</w:t>
      </w:r>
    </w:p>
    <w:p w14:paraId="00000035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54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Change it so both numbers need to be 6 before the colour changes</w:t>
      </w:r>
    </w:p>
    <w:p w14:paraId="00000036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55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Add and show a counter so you know how many times before you get two sixes. Hint, you will need to use a dictionary to do this</w:t>
      </w:r>
    </w:p>
    <w:p w14:paraId="00000037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56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Add a third number and check when this is a 6</w:t>
      </w:r>
    </w:p>
    <w:p w14:paraId="00000038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57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>Change it so it is like flipping a dice and you can only get 0 and 1</w:t>
      </w:r>
    </w:p>
    <w:p w14:paraId="00000039" w14:textId="1735FDB6" w:rsidR="00471BD0" w:rsidRDefault="00E53221">
      <w:r>
        <w:rPr>
          <w:noProof/>
        </w:rPr>
        <w:drawing>
          <wp:inline distT="0" distB="0" distL="0" distR="0" wp14:anchorId="176AF5AA" wp14:editId="7D5F3A72">
            <wp:extent cx="5211850" cy="2831778"/>
            <wp:effectExtent l="0" t="0" r="0" b="0"/>
            <wp:docPr id="273" name="image8.png" descr="and2a.py - C:/Users/penfa/BL/OneDrive - Matamata College(1)/Teaching Resources/Level 2/2.7 - AS91896 - Programming/Programs/and2a.py (3.7.1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nd2a.py - C:/Users/penfa/BL/OneDrive - Matamata College(1)/Teaching Resources/Level 2/2.7 - AS91896 - Programming/Programs/and2a.py (3.7.1)"/>
                    <pic:cNvPicPr preferRelativeResize="0"/>
                  </pic:nvPicPr>
                  <pic:blipFill>
                    <a:blip r:embed="rId14"/>
                    <a:srcRect l="1128" t="9588" r="12878" b="7709"/>
                    <a:stretch>
                      <a:fillRect/>
                    </a:stretch>
                  </pic:blipFill>
                  <pic:spPr>
                    <a:xfrm>
                      <a:off x="0" y="0"/>
                      <a:ext cx="5211850" cy="2831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9" behindDoc="0" locked="0" layoutInCell="1" hidden="0" allowOverlap="1" wp14:anchorId="0D52DE66" wp14:editId="3F2ABA22">
            <wp:simplePos x="0" y="0"/>
            <wp:positionH relativeFrom="column">
              <wp:posOffset>3877690</wp:posOffset>
            </wp:positionH>
            <wp:positionV relativeFrom="paragraph">
              <wp:posOffset>4572</wp:posOffset>
            </wp:positionV>
            <wp:extent cx="1796415" cy="942340"/>
            <wp:effectExtent l="0" t="0" r="0" b="0"/>
            <wp:wrapNone/>
            <wp:docPr id="885095913" name="image7.png" descr="t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tk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6415" cy="94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ins w:id="58" w:author="Microsoft Word" w:date="2024-05-13T10:44:00Z" w16du:dateUtc="2024-05-12T22:44:00Z">
        <w:r>
          <w:rPr>
            <w:noProof/>
          </w:rPr>
          <w:drawing>
            <wp:anchor distT="0" distB="0" distL="114300" distR="114300" simplePos="0" relativeHeight="251658243" behindDoc="0" locked="0" layoutInCell="1" hidden="0" allowOverlap="1" wp14:anchorId="49521063" wp14:editId="6C4B923C">
              <wp:simplePos x="0" y="0"/>
              <wp:positionH relativeFrom="column">
                <wp:posOffset>3877690</wp:posOffset>
              </wp:positionH>
              <wp:positionV relativeFrom="paragraph">
                <wp:posOffset>4572</wp:posOffset>
              </wp:positionV>
              <wp:extent cx="1796415" cy="942340"/>
              <wp:effectExtent l="0" t="0" r="0" b="0"/>
              <wp:wrapNone/>
              <wp:docPr id="268" name="image7.png" descr="tk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7.png" descr="tk"/>
                      <pic:cNvPicPr preferRelativeResize="0"/>
                    </pic:nvPicPr>
                    <pic:blipFill>
                      <a:blip r:embed="rId15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796415" cy="942340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w:r>
      </w:ins>
    </w:p>
    <w:p w14:paraId="0000003A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59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We needed to use a dictionary containing the count to make this work</w:t>
      </w:r>
    </w:p>
    <w:p w14:paraId="0000003B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60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 xml:space="preserve">It ensures </w:t>
      </w:r>
      <w:proofErr w:type="spellStart"/>
      <w:r>
        <w:rPr>
          <w:b/>
          <w:color w:val="000000"/>
        </w:rPr>
        <w:t>count_items</w:t>
      </w:r>
      <w:proofErr w:type="spellEnd"/>
      <w:r>
        <w:rPr>
          <w:color w:val="000000"/>
        </w:rPr>
        <w:t xml:space="preserve"> starts at zero at the start of the program</w:t>
      </w:r>
    </w:p>
    <w:p w14:paraId="0000003C" w14:textId="77777777" w:rsidR="00471BD0" w:rsidRDefault="00E53221">
      <w:r>
        <w:br w:type="page"/>
      </w:r>
    </w:p>
    <w:p w14:paraId="0000003D" w14:textId="77777777" w:rsidR="00471BD0" w:rsidRDefault="00E53221">
      <w:pPr>
        <w:pStyle w:val="Heading2"/>
      </w:pPr>
      <w:r>
        <w:t>Other operators</w:t>
      </w:r>
    </w:p>
    <w:p w14:paraId="0000003E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61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 xml:space="preserve">So far, we have been working with </w:t>
      </w:r>
      <w:r>
        <w:rPr>
          <w:b/>
          <w:color w:val="000000"/>
        </w:rPr>
        <w:t>==</w:t>
      </w:r>
      <w:r>
        <w:rPr>
          <w:color w:val="000000"/>
        </w:rPr>
        <w:t xml:space="preserve"> only. There are many other comparisons that can be made</w:t>
      </w:r>
    </w:p>
    <w:p w14:paraId="0000003F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62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 xml:space="preserve">For greater than use </w:t>
      </w:r>
      <w:proofErr w:type="spellStart"/>
      <w:r>
        <w:rPr>
          <w:b/>
          <w:color w:val="000000"/>
        </w:rPr>
        <w:t>random_number</w:t>
      </w:r>
      <w:proofErr w:type="spellEnd"/>
      <w:r>
        <w:rPr>
          <w:b/>
          <w:color w:val="000000"/>
        </w:rPr>
        <w:t xml:space="preserve"> &gt;5</w:t>
      </w:r>
      <w:r>
        <w:rPr>
          <w:color w:val="000000"/>
        </w:rPr>
        <w:t xml:space="preserve"> so 6,7,8 etc will all pass the test</w:t>
      </w:r>
    </w:p>
    <w:p w14:paraId="00000040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63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 xml:space="preserve">For greater or equals use </w:t>
      </w:r>
      <w:proofErr w:type="spellStart"/>
      <w:r>
        <w:rPr>
          <w:b/>
          <w:color w:val="000000"/>
        </w:rPr>
        <w:t>random_number</w:t>
      </w:r>
      <w:proofErr w:type="spellEnd"/>
      <w:r>
        <w:rPr>
          <w:b/>
          <w:color w:val="000000"/>
        </w:rPr>
        <w:t xml:space="preserve"> &gt;= 5</w:t>
      </w:r>
      <w:r>
        <w:rPr>
          <w:color w:val="000000"/>
        </w:rPr>
        <w:t xml:space="preserve"> so 5,6,7 etc will all pass the test</w:t>
      </w:r>
    </w:p>
    <w:p w14:paraId="00000041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64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 xml:space="preserve">For less than you use </w:t>
      </w:r>
      <w:r>
        <w:rPr>
          <w:b/>
          <w:color w:val="000000"/>
        </w:rPr>
        <w:t>&lt;</w:t>
      </w:r>
      <w:r>
        <w:rPr>
          <w:color w:val="000000"/>
        </w:rPr>
        <w:t xml:space="preserve"> instead or </w:t>
      </w:r>
      <w:r>
        <w:rPr>
          <w:b/>
          <w:color w:val="000000"/>
        </w:rPr>
        <w:t>&lt;=</w:t>
      </w:r>
      <w:r>
        <w:rPr>
          <w:color w:val="000000"/>
        </w:rPr>
        <w:t xml:space="preserve"> for less than or equals</w:t>
      </w:r>
    </w:p>
    <w:p w14:paraId="00000042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65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 xml:space="preserve">A different one is not equals to. Use </w:t>
      </w:r>
      <w:proofErr w:type="spellStart"/>
      <w:r>
        <w:rPr>
          <w:b/>
          <w:color w:val="000000"/>
        </w:rPr>
        <w:t>random_number</w:t>
      </w:r>
      <w:proofErr w:type="spellEnd"/>
      <w:r>
        <w:rPr>
          <w:b/>
          <w:color w:val="000000"/>
        </w:rPr>
        <w:t xml:space="preserve"> != 5 </w:t>
      </w:r>
      <w:r>
        <w:rPr>
          <w:color w:val="000000"/>
        </w:rPr>
        <w:t>so 2,3,4,6,7 will pass the test, not 5</w:t>
      </w:r>
    </w:p>
    <w:p w14:paraId="00000043" w14:textId="77777777" w:rsidR="00471BD0" w:rsidRDefault="00E53221">
      <w:r>
        <w:rPr>
          <w:noProof/>
        </w:rPr>
        <w:drawing>
          <wp:inline distT="0" distB="0" distL="0" distR="0" wp14:anchorId="2A35F3B2" wp14:editId="72D2BCB7">
            <wp:extent cx="6191115" cy="1017701"/>
            <wp:effectExtent l="0" t="0" r="0" b="0"/>
            <wp:docPr id="27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115" cy="10177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99EBC82" wp14:editId="79B27CCC">
            <wp:extent cx="1240487" cy="650648"/>
            <wp:effectExtent l="0" t="0" r="0" b="0"/>
            <wp:docPr id="276" name="image14.png" descr="t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tk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0487" cy="6506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4" w14:textId="77777777" w:rsidR="00471BD0" w:rsidRDefault="00E53221">
      <w:pPr>
        <w:pBdr>
          <w:top w:val="single" w:sz="24" w:space="0" w:color="FF0000"/>
          <w:left w:val="single" w:sz="24" w:space="0" w:color="FF0000"/>
          <w:bottom w:val="single" w:sz="24" w:space="0" w:color="FF0000"/>
          <w:right w:val="single" w:sz="24" w:space="0" w:color="FF0000"/>
          <w:between w:val="nil"/>
        </w:pBdr>
        <w:shd w:val="clear" w:color="auto" w:fill="FF0000"/>
        <w:spacing w:after="0"/>
        <w:rPr>
          <w:rFonts w:ascii="Trebuchet MS" w:eastAsia="Trebuchet MS" w:hAnsi="Trebuchet MS" w:cs="Trebuchet MS"/>
          <w:smallCaps/>
          <w:color w:val="FFFFFF"/>
          <w:sz w:val="28"/>
          <w:szCs w:val="28"/>
        </w:rPr>
      </w:pPr>
      <w:r>
        <w:rPr>
          <w:rFonts w:ascii="Trebuchet MS" w:eastAsia="Trebuchet MS" w:hAnsi="Trebuchet MS" w:cs="Trebuchet MS"/>
          <w:smallCaps/>
          <w:color w:val="FFFFFF"/>
          <w:sz w:val="28"/>
          <w:szCs w:val="28"/>
        </w:rPr>
        <w:t>Task time</w:t>
      </w:r>
    </w:p>
    <w:p w14:paraId="00000045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66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Change the program so both numbers must be above 4 to make the background green</w:t>
      </w:r>
    </w:p>
    <w:p w14:paraId="00000046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67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Next, make it green if both numbers are not 5</w:t>
      </w:r>
    </w:p>
    <w:p w14:paraId="00000047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68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>Next, make it green if either number is not 4</w:t>
      </w:r>
    </w:p>
    <w:p w14:paraId="00000048" w14:textId="45FB5821" w:rsidR="00471BD0" w:rsidRDefault="00E53221">
      <w:pPr>
        <w:pStyle w:val="Heading2"/>
      </w:pPr>
      <w:r>
        <w:t>the most common mistake</w:t>
      </w:r>
      <w:del w:id="69" w:author="Microsoft Word" w:date="2024-05-13T10:44:00Z" w16du:dateUtc="2024-05-12T22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50" behindDoc="0" locked="0" layoutInCell="1" hidden="0" allowOverlap="1" wp14:anchorId="5670B8F6" wp14:editId="3D74A071">
                  <wp:simplePos x="0" y="0"/>
                  <wp:positionH relativeFrom="column">
                    <wp:posOffset>-355599</wp:posOffset>
                  </wp:positionH>
                  <wp:positionV relativeFrom="paragraph">
                    <wp:posOffset>647700</wp:posOffset>
                  </wp:positionV>
                  <wp:extent cx="741045" cy="9044305"/>
                  <wp:effectExtent l="0" t="0" r="0" b="0"/>
                  <wp:wrapSquare wrapText="bothSides" distT="0" distB="0" distL="114300" distR="114300"/>
                  <wp:docPr id="479762111" name="Rectangle 47976211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-5400000">
                            <a:off x="1566000" y="3414240"/>
                            <a:ext cx="7560000" cy="731520"/>
                          </a:xfrm>
                          <a:prstGeom prst="rect">
                            <a:avLst/>
                          </a:prstGeom>
                          <a:solidFill>
                            <a:srgbClr val="F7CAAC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5338457" w14:textId="77777777" w:rsidR="00322224" w:rsidRDefault="00E53221">
                              <w:pPr>
                                <w:spacing w:before="0" w:after="0" w:line="240" w:lineRule="auto"/>
                                <w:jc w:val="center"/>
                                <w:textDirection w:val="btLr"/>
                                <w:rPr>
                                  <w:del w:id="70" w:author="Microsoft Word" w:date="2024-05-13T10:44:00Z" w16du:dateUtc="2024-05-12T22:44:00Z"/>
                                </w:rPr>
                              </w:pPr>
                              <w:del w:id="71" w:author="Microsoft Word" w:date="2024-05-13T10:44:00Z" w16du:dateUtc="2024-05-12T22:44:00Z">
                                <w:r>
                                  <w:rPr>
                                    <w:rFonts w:ascii="Federo" w:eastAsia="Federo" w:hAnsi="Federo" w:cs="Federo"/>
                                    <w:b/>
                                    <w:color w:val="C55911"/>
                                    <w:sz w:val="80"/>
                                  </w:rPr>
                                  <w:delText>More IF</w:delText>
                                </w:r>
                              </w:del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5670B8F6" id="Rectangle 479762111" o:spid="_x0000_s1031" style="position:absolute;margin-left:-28pt;margin-top:51pt;width:58.35pt;height:712.15pt;rotation:-90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" fillcolor="#f7caac">
                  <v:stroke startarrowwidth="narrow" startarrowlength="short" endarrowwidth="narrow" endarrowlength="short" joinstyle="round"/>
                  <v:textbox inset="2.53958mm,1.2694mm,2.53958mm,1.2694mm">
                    <w:txbxContent>
                      <w:p w14:paraId="65338457" w14:textId="77777777" w:rsidR="00322224" w:rsidRDefault="00E53221">
                        <w:pPr>
                          <w:spacing w:before="0" w:after="0" w:line="240" w:lineRule="auto"/>
                          <w:jc w:val="center"/>
                          <w:textDirection w:val="btLr"/>
                          <w:rPr>
                            <w:del w:id="72" w:author="Microsoft Word" w:date="2024-05-13T10:44:00Z" w16du:dateUtc="2024-05-12T22:44:00Z"/>
                          </w:rPr>
                        </w:pPr>
                        <w:del w:id="73" w:author="Microsoft Word" w:date="2024-05-13T10:44:00Z" w16du:dateUtc="2024-05-12T22:44:00Z">
                          <w:r>
                            <w:rPr>
                              <w:rFonts w:ascii="Federo" w:eastAsia="Federo" w:hAnsi="Federo" w:cs="Federo"/>
                              <w:b/>
                              <w:color w:val="C55911"/>
                              <w:sz w:val="80"/>
                            </w:rPr>
                            <w:delText>More IF</w:delText>
                          </w:r>
                        </w:del>
                      </w:p>
                    </w:txbxContent>
                  </v:textbox>
                  <w10:wrap type="square"/>
                </v:rect>
              </w:pict>
            </mc:Fallback>
          </mc:AlternateContent>
        </w:r>
      </w:del>
      <w:ins w:id="74" w:author="Microsoft Word" w:date="2024-05-13T10:44:00Z" w16du:dateUtc="2024-05-12T22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4" behindDoc="0" locked="0" layoutInCell="1" hidden="0" allowOverlap="1" wp14:anchorId="4F6A9971" wp14:editId="478D5D4A">
                  <wp:simplePos x="0" y="0"/>
                  <wp:positionH relativeFrom="column">
                    <wp:posOffset>-355599</wp:posOffset>
                  </wp:positionH>
                  <wp:positionV relativeFrom="paragraph">
                    <wp:posOffset>647700</wp:posOffset>
                  </wp:positionV>
                  <wp:extent cx="741045" cy="9044305"/>
                  <wp:effectExtent l="0" t="0" r="0" b="0"/>
                  <wp:wrapSquare wrapText="bothSides" distT="0" distB="0" distL="114300" distR="114300"/>
                  <wp:docPr id="258" name="Rectangle 25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-5400000">
                            <a:off x="1566000" y="3414240"/>
                            <a:ext cx="7560000" cy="731520"/>
                          </a:xfrm>
                          <a:prstGeom prst="rect">
                            <a:avLst/>
                          </a:prstGeom>
                          <a:solidFill>
                            <a:srgbClr val="F7CAAC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0D9444E" w14:textId="77777777" w:rsidR="00471BD0" w:rsidRDefault="00E53221">
                              <w:pPr>
                                <w:spacing w:before="0" w:after="0" w:line="240" w:lineRule="auto"/>
                                <w:jc w:val="center"/>
                                <w:textDirection w:val="btLr"/>
                                <w:rPr>
                                  <w:ins w:id="75" w:author="Microsoft Word" w:date="2024-05-13T10:44:00Z" w16du:dateUtc="2024-05-12T22:44:00Z"/>
                                </w:rPr>
                              </w:pPr>
                              <w:ins w:id="76" w:author="Microsoft Word" w:date="2024-05-13T10:44:00Z" w16du:dateUtc="2024-05-12T22:44:00Z">
                                <w:r>
                                  <w:rPr>
                                    <w:rFonts w:ascii="Federo" w:eastAsia="Federo" w:hAnsi="Federo" w:cs="Federo"/>
                                    <w:b/>
                                    <w:color w:val="C55911"/>
                                    <w:sz w:val="80"/>
                                  </w:rPr>
                                  <w:t>More IF</w:t>
                                </w:r>
                              </w:ins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4F6A9971" id="Rectangle 258" o:spid="_x0000_s1032" style="position:absolute;margin-left:-28pt;margin-top:51pt;width:58.35pt;height:712.15pt;rotation:-90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" fillcolor="#f7caac">
                  <v:stroke startarrowwidth="narrow" startarrowlength="short" endarrowwidth="narrow" endarrowlength="short" joinstyle="round"/>
                  <v:textbox inset="2.53958mm,1.2694mm,2.53958mm,1.2694mm">
                    <w:txbxContent>
                      <w:p w14:paraId="70D9444E" w14:textId="77777777" w:rsidR="00471BD0" w:rsidRDefault="00E53221">
                        <w:pPr>
                          <w:spacing w:before="0" w:after="0" w:line="240" w:lineRule="auto"/>
                          <w:jc w:val="center"/>
                          <w:textDirection w:val="btLr"/>
                          <w:rPr>
                            <w:ins w:id="77" w:author="Microsoft Word" w:date="2024-05-13T10:44:00Z" w16du:dateUtc="2024-05-12T22:44:00Z"/>
                          </w:rPr>
                        </w:pPr>
                        <w:ins w:id="78" w:author="Microsoft Word" w:date="2024-05-13T10:44:00Z" w16du:dateUtc="2024-05-12T22:44:00Z">
                          <w:r>
                            <w:rPr>
                              <w:rFonts w:ascii="Federo" w:eastAsia="Federo" w:hAnsi="Federo" w:cs="Federo"/>
                              <w:b/>
                              <w:color w:val="C55911"/>
                              <w:sz w:val="80"/>
                            </w:rPr>
                            <w:t>More IF</w:t>
                          </w:r>
                        </w:ins>
                      </w:p>
                    </w:txbxContent>
                  </v:textbox>
                  <w10:wrap type="square"/>
                </v:rect>
              </w:pict>
            </mc:Fallback>
          </mc:AlternateContent>
        </w:r>
      </w:ins>
    </w:p>
    <w:p w14:paraId="00000049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79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 xml:space="preserve">So far, we have been using </w:t>
      </w:r>
      <w:r>
        <w:rPr>
          <w:b/>
          <w:color w:val="000000"/>
        </w:rPr>
        <w:t>and</w:t>
      </w:r>
      <w:r>
        <w:rPr>
          <w:color w:val="000000"/>
        </w:rPr>
        <w:t xml:space="preserve"> &amp; </w:t>
      </w:r>
      <w:r>
        <w:rPr>
          <w:b/>
          <w:color w:val="000000"/>
        </w:rPr>
        <w:t>or</w:t>
      </w:r>
      <w:r>
        <w:rPr>
          <w:color w:val="000000"/>
        </w:rPr>
        <w:t xml:space="preserve"> to compare two different variables</w:t>
      </w:r>
    </w:p>
    <w:p w14:paraId="0000004A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rPr>
          <w:b/>
          <w:color w:val="000000"/>
        </w:rPr>
        <w:pPrChange w:id="80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b/>
          <w:color w:val="000000"/>
        </w:rPr>
        <w:t xml:space="preserve">if random_number1 == 6 and random_number2 == 6: </w:t>
      </w:r>
      <w:proofErr w:type="spellStart"/>
      <w:r>
        <w:rPr>
          <w:b/>
          <w:color w:val="000000"/>
        </w:rPr>
        <w:t>bg_colour</w:t>
      </w:r>
      <w:proofErr w:type="spellEnd"/>
      <w:r>
        <w:rPr>
          <w:b/>
          <w:color w:val="000000"/>
        </w:rPr>
        <w:t xml:space="preserve"> = "green"</w:t>
      </w:r>
    </w:p>
    <w:p w14:paraId="0000004B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81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>But what if we have only one variable we want to make two comparisons with, such as if the variable is less than 5 and greater than 2 (so numbers 3 &amp; 4 are okay)</w:t>
      </w:r>
    </w:p>
    <w:p w14:paraId="0000004C" w14:textId="77777777" w:rsidR="00471BD0" w:rsidRDefault="00E53221">
      <w:r>
        <w:rPr>
          <w:noProof/>
        </w:rPr>
        <w:drawing>
          <wp:inline distT="0" distB="0" distL="0" distR="0" wp14:anchorId="1540C68A" wp14:editId="710D49C3">
            <wp:extent cx="6073729" cy="940648"/>
            <wp:effectExtent l="9525" t="9525" r="9525" b="9525"/>
            <wp:docPr id="27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t="-1" b="5559"/>
                    <a:stretch>
                      <a:fillRect/>
                    </a:stretch>
                  </pic:blipFill>
                  <pic:spPr>
                    <a:xfrm>
                      <a:off x="0" y="0"/>
                      <a:ext cx="6073729" cy="940648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04D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82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You can see that it is the same as the previous program - we just have the same variable twice</w:t>
      </w:r>
    </w:p>
    <w:p w14:paraId="0000004E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83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>Many people will try to do what you see below - this does not work!</w:t>
      </w:r>
    </w:p>
    <w:p w14:paraId="0000004F" w14:textId="77777777" w:rsidR="00471BD0" w:rsidRDefault="00E53221">
      <w:r>
        <w:rPr>
          <w:noProof/>
        </w:rPr>
        <w:drawing>
          <wp:inline distT="0" distB="0" distL="0" distR="0" wp14:anchorId="25D3AF6F" wp14:editId="44FDF6E3">
            <wp:extent cx="3418427" cy="141188"/>
            <wp:effectExtent l="9525" t="9525" r="9525" b="9525"/>
            <wp:docPr id="271" name="image12.png" descr="*and2.py - C:/Users/penfa/BL/OneDrive - Matamata College(1)/Teaching Resources/Level 2/2.7 - AS91896 - Programming/Programs/and2.py (3.7.0)*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*and2.py - C:/Users/penfa/BL/OneDrive - Matamata College(1)/Teaching Resources/Level 2/2.7 - AS91896 - Programming/Programs/and2.py (3.7.0)*"/>
                    <pic:cNvPicPr preferRelativeResize="0"/>
                  </pic:nvPicPr>
                  <pic:blipFill>
                    <a:blip r:embed="rId19"/>
                    <a:srcRect t="48072" r="43616" b="42407"/>
                    <a:stretch>
                      <a:fillRect/>
                    </a:stretch>
                  </pic:blipFill>
                  <pic:spPr>
                    <a:xfrm>
                      <a:off x="0" y="0"/>
                      <a:ext cx="3418427" cy="141188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0000050" w14:textId="14947E46" w:rsidR="00471BD0" w:rsidRDefault="00E53221">
      <w:pPr>
        <w:pStyle w:val="Heading1"/>
      </w:pPr>
      <w:r>
        <w:t>if with more arguments</w:t>
      </w:r>
      <w:del w:id="84" w:author="Microsoft Word" w:date="2024-05-13T10:44:00Z" w16du:dateUtc="2024-05-12T22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51" behindDoc="0" locked="0" layoutInCell="1" hidden="0" allowOverlap="1" wp14:anchorId="1FBD0AD7" wp14:editId="3255918E">
                  <wp:simplePos x="0" y="0"/>
                  <wp:positionH relativeFrom="column">
                    <wp:posOffset>-355599</wp:posOffset>
                  </wp:positionH>
                  <wp:positionV relativeFrom="paragraph">
                    <wp:posOffset>660400</wp:posOffset>
                  </wp:positionV>
                  <wp:extent cx="741045" cy="9044305"/>
                  <wp:effectExtent l="0" t="0" r="0" b="0"/>
                  <wp:wrapSquare wrapText="bothSides" distT="0" distB="0" distL="114300" distR="114300"/>
                  <wp:docPr id="338858351" name="Rectangle 33885835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-5400000">
                            <a:off x="1566000" y="3414240"/>
                            <a:ext cx="7560000" cy="731520"/>
                          </a:xfrm>
                          <a:prstGeom prst="rect">
                            <a:avLst/>
                          </a:prstGeom>
                          <a:solidFill>
                            <a:srgbClr val="F7CAAC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E3BD82E" w14:textId="77777777" w:rsidR="00322224" w:rsidRDefault="00E53221">
                              <w:pPr>
                                <w:spacing w:before="0" w:after="0" w:line="240" w:lineRule="auto"/>
                                <w:jc w:val="center"/>
                                <w:textDirection w:val="btLr"/>
                                <w:rPr>
                                  <w:del w:id="85" w:author="Microsoft Word" w:date="2024-05-13T10:44:00Z" w16du:dateUtc="2024-05-12T22:44:00Z"/>
                                </w:rPr>
                              </w:pPr>
                              <w:del w:id="86" w:author="Microsoft Word" w:date="2024-05-13T10:44:00Z" w16du:dateUtc="2024-05-12T22:44:00Z">
                                <w:r>
                                  <w:rPr>
                                    <w:rFonts w:ascii="Federo" w:eastAsia="Federo" w:hAnsi="Federo" w:cs="Federo"/>
                                    <w:b/>
                                    <w:color w:val="C55911"/>
                                    <w:sz w:val="80"/>
                                  </w:rPr>
                                  <w:delText>Longer IF</w:delText>
                                </w:r>
                              </w:del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1FBD0AD7" id="Rectangle 338858351" o:spid="_x0000_s1033" style="position:absolute;margin-left:-28pt;margin-top:52pt;width:58.35pt;height:712.15pt;rotation:-90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" fillcolor="#f7caac">
                  <v:stroke startarrowwidth="narrow" startarrowlength="short" endarrowwidth="narrow" endarrowlength="short" joinstyle="round"/>
                  <v:textbox inset="2.53958mm,1.2694mm,2.53958mm,1.2694mm">
                    <w:txbxContent>
                      <w:p w14:paraId="3E3BD82E" w14:textId="77777777" w:rsidR="00322224" w:rsidRDefault="00E53221">
                        <w:pPr>
                          <w:spacing w:before="0" w:after="0" w:line="240" w:lineRule="auto"/>
                          <w:jc w:val="center"/>
                          <w:textDirection w:val="btLr"/>
                          <w:rPr>
                            <w:del w:id="87" w:author="Microsoft Word" w:date="2024-05-13T10:44:00Z" w16du:dateUtc="2024-05-12T22:44:00Z"/>
                          </w:rPr>
                        </w:pPr>
                        <w:del w:id="88" w:author="Microsoft Word" w:date="2024-05-13T10:44:00Z" w16du:dateUtc="2024-05-12T22:44:00Z">
                          <w:r>
                            <w:rPr>
                              <w:rFonts w:ascii="Federo" w:eastAsia="Federo" w:hAnsi="Federo" w:cs="Federo"/>
                              <w:b/>
                              <w:color w:val="C55911"/>
                              <w:sz w:val="80"/>
                            </w:rPr>
                            <w:delText>Longer IF</w:delText>
                          </w:r>
                        </w:del>
                      </w:p>
                    </w:txbxContent>
                  </v:textbox>
                  <w10:wrap type="square"/>
                </v:rect>
              </w:pict>
            </mc:Fallback>
          </mc:AlternateContent>
        </w:r>
      </w:del>
      <w:ins w:id="89" w:author="Microsoft Word" w:date="2024-05-13T10:44:00Z" w16du:dateUtc="2024-05-12T22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5" behindDoc="0" locked="0" layoutInCell="1" hidden="0" allowOverlap="1" wp14:anchorId="5DF539D4" wp14:editId="23B87247">
                  <wp:simplePos x="0" y="0"/>
                  <wp:positionH relativeFrom="column">
                    <wp:posOffset>-355599</wp:posOffset>
                  </wp:positionH>
                  <wp:positionV relativeFrom="paragraph">
                    <wp:posOffset>660400</wp:posOffset>
                  </wp:positionV>
                  <wp:extent cx="741045" cy="9044305"/>
                  <wp:effectExtent l="0" t="0" r="0" b="0"/>
                  <wp:wrapSquare wrapText="bothSides" distT="0" distB="0" distL="114300" distR="114300"/>
                  <wp:docPr id="255" name="Rectangle 25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-5400000">
                            <a:off x="1566000" y="3414240"/>
                            <a:ext cx="7560000" cy="731520"/>
                          </a:xfrm>
                          <a:prstGeom prst="rect">
                            <a:avLst/>
                          </a:prstGeom>
                          <a:solidFill>
                            <a:srgbClr val="F7CAAC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954D5A5" w14:textId="77777777" w:rsidR="00471BD0" w:rsidRDefault="00E53221">
                              <w:pPr>
                                <w:spacing w:before="0" w:after="0" w:line="240" w:lineRule="auto"/>
                                <w:jc w:val="center"/>
                                <w:textDirection w:val="btLr"/>
                                <w:rPr>
                                  <w:ins w:id="90" w:author="Microsoft Word" w:date="2024-05-13T10:44:00Z" w16du:dateUtc="2024-05-12T22:44:00Z"/>
                                </w:rPr>
                              </w:pPr>
                              <w:ins w:id="91" w:author="Microsoft Word" w:date="2024-05-13T10:44:00Z" w16du:dateUtc="2024-05-12T22:44:00Z">
                                <w:r>
                                  <w:rPr>
                                    <w:rFonts w:ascii="Federo" w:eastAsia="Federo" w:hAnsi="Federo" w:cs="Federo"/>
                                    <w:b/>
                                    <w:color w:val="C55911"/>
                                    <w:sz w:val="80"/>
                                  </w:rPr>
                                  <w:t>Longer IF</w:t>
                                </w:r>
                              </w:ins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5DF539D4" id="Rectangle 255" o:spid="_x0000_s1034" style="position:absolute;margin-left:-28pt;margin-top:52pt;width:58.35pt;height:712.15pt;rotation:-90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" fillcolor="#f7caac">
                  <v:stroke startarrowwidth="narrow" startarrowlength="short" endarrowwidth="narrow" endarrowlength="short" joinstyle="round"/>
                  <v:textbox inset="2.53958mm,1.2694mm,2.53958mm,1.2694mm">
                    <w:txbxContent>
                      <w:p w14:paraId="1954D5A5" w14:textId="77777777" w:rsidR="00471BD0" w:rsidRDefault="00E53221">
                        <w:pPr>
                          <w:spacing w:before="0" w:after="0" w:line="240" w:lineRule="auto"/>
                          <w:jc w:val="center"/>
                          <w:textDirection w:val="btLr"/>
                          <w:rPr>
                            <w:ins w:id="92" w:author="Microsoft Word" w:date="2024-05-13T10:44:00Z" w16du:dateUtc="2024-05-12T22:44:00Z"/>
                          </w:rPr>
                        </w:pPr>
                        <w:ins w:id="93" w:author="Microsoft Word" w:date="2024-05-13T10:44:00Z" w16du:dateUtc="2024-05-12T22:44:00Z">
                          <w:r>
                            <w:rPr>
                              <w:rFonts w:ascii="Federo" w:eastAsia="Federo" w:hAnsi="Federo" w:cs="Federo"/>
                              <w:b/>
                              <w:color w:val="C55911"/>
                              <w:sz w:val="80"/>
                            </w:rPr>
                            <w:t>Longer IF</w:t>
                          </w:r>
                        </w:ins>
                      </w:p>
                    </w:txbxContent>
                  </v:textbox>
                  <w10:wrap type="square"/>
                </v:rect>
              </w:pict>
            </mc:Fallback>
          </mc:AlternateContent>
        </w:r>
      </w:ins>
    </w:p>
    <w:p w14:paraId="00000051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94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So far, we have only wanted to do one thing when the if statement is true</w:t>
      </w:r>
    </w:p>
    <w:p w14:paraId="00000052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95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In many cases you want to do multiple things</w:t>
      </w:r>
    </w:p>
    <w:p w14:paraId="00000053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96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To do this hit enter - it should automatically tab in. If it does not check you put in the</w:t>
      </w:r>
      <w:r>
        <w:rPr>
          <w:b/>
          <w:color w:val="000000"/>
        </w:rPr>
        <w:t xml:space="preserve"> :</w:t>
      </w:r>
    </w:p>
    <w:p w14:paraId="00000054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97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Then just type in the rest of the lines you need</w:t>
      </w:r>
    </w:p>
    <w:p w14:paraId="00000055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98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>Once finished use the delete key so you are no longer tabbed in</w:t>
      </w:r>
    </w:p>
    <w:p w14:paraId="00000056" w14:textId="77777777" w:rsidR="00471BD0" w:rsidRDefault="00E53221">
      <w:r>
        <w:rPr>
          <w:noProof/>
        </w:rPr>
        <w:drawing>
          <wp:inline distT="0" distB="0" distL="0" distR="0" wp14:anchorId="7604D5B9" wp14:editId="3288026F">
            <wp:extent cx="5934121" cy="1422492"/>
            <wp:effectExtent l="0" t="0" r="0" b="0"/>
            <wp:docPr id="26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121" cy="1422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7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1304" w:hanging="1304"/>
        <w:pPrChange w:id="99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ind w:left="1304" w:hanging="1304"/>
          </w:pPr>
        </w:pPrChange>
      </w:pPr>
      <w:r>
        <w:rPr>
          <w:color w:val="000000"/>
        </w:rPr>
        <w:t>Do not press the space key multiple times - it probably won’t work - delete and tab</w:t>
      </w:r>
    </w:p>
    <w:p w14:paraId="00000058" w14:textId="77777777" w:rsidR="00471BD0" w:rsidRDefault="00E53221">
      <w:pPr>
        <w:pBdr>
          <w:top w:val="single" w:sz="24" w:space="0" w:color="FF0000"/>
          <w:left w:val="single" w:sz="24" w:space="0" w:color="FF0000"/>
          <w:bottom w:val="single" w:sz="24" w:space="0" w:color="FF0000"/>
          <w:right w:val="single" w:sz="24" w:space="0" w:color="FF0000"/>
          <w:between w:val="nil"/>
        </w:pBdr>
        <w:shd w:val="clear" w:color="auto" w:fill="FF0000"/>
        <w:spacing w:after="0"/>
        <w:rPr>
          <w:rFonts w:ascii="Trebuchet MS" w:eastAsia="Trebuchet MS" w:hAnsi="Trebuchet MS" w:cs="Trebuchet MS"/>
          <w:smallCaps/>
          <w:color w:val="FFFFFF"/>
          <w:sz w:val="28"/>
          <w:szCs w:val="28"/>
        </w:rPr>
      </w:pPr>
      <w:r>
        <w:rPr>
          <w:rFonts w:ascii="Trebuchet MS" w:eastAsia="Trebuchet MS" w:hAnsi="Trebuchet MS" w:cs="Trebuchet MS"/>
          <w:smallCaps/>
          <w:color w:val="FFFFFF"/>
          <w:sz w:val="28"/>
          <w:szCs w:val="28"/>
        </w:rPr>
        <w:t>Task time</w:t>
      </w:r>
    </w:p>
    <w:p w14:paraId="00000059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100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Add to the print statement so it says how many times it took to get the double 6</w:t>
      </w:r>
    </w:p>
    <w:p w14:paraId="0000005A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101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Add extra code to reset the counter after you get a double 6 (this is quite difficult)</w:t>
      </w:r>
    </w:p>
    <w:p w14:paraId="0000005B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102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>Add a second counter and get it to say the average number of times it takes to get double 6</w:t>
      </w:r>
    </w:p>
    <w:p w14:paraId="0000005C" w14:textId="77777777" w:rsidR="00471BD0" w:rsidRDefault="00E53221">
      <w:pPr>
        <w:pStyle w:val="Heading1"/>
      </w:pPr>
      <w:r>
        <w:t>What else?</w:t>
      </w:r>
    </w:p>
    <w:p w14:paraId="0000005D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103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b/>
          <w:color w:val="000000"/>
        </w:rPr>
        <w:t>else</w:t>
      </w:r>
      <w:r>
        <w:rPr>
          <w:color w:val="000000"/>
        </w:rPr>
        <w:t xml:space="preserve"> is what happens when the </w:t>
      </w:r>
      <w:r>
        <w:rPr>
          <w:b/>
          <w:color w:val="000000"/>
        </w:rPr>
        <w:t>if</w:t>
      </w:r>
      <w:r>
        <w:rPr>
          <w:color w:val="000000"/>
        </w:rPr>
        <w:t xml:space="preserve"> condition is not met</w:t>
      </w:r>
    </w:p>
    <w:p w14:paraId="0000005E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104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 xml:space="preserve">You should always use the multi-line </w:t>
      </w:r>
      <w:r>
        <w:rPr>
          <w:b/>
          <w:color w:val="000000"/>
        </w:rPr>
        <w:t>if</w:t>
      </w:r>
      <w:r>
        <w:rPr>
          <w:color w:val="000000"/>
        </w:rPr>
        <w:t xml:space="preserve"> layout when using </w:t>
      </w:r>
      <w:r>
        <w:rPr>
          <w:b/>
          <w:color w:val="000000"/>
        </w:rPr>
        <w:t>else</w:t>
      </w:r>
    </w:p>
    <w:p w14:paraId="0000005F" w14:textId="77777777" w:rsidR="00471BD0" w:rsidRDefault="00E53221">
      <w:r>
        <w:rPr>
          <w:noProof/>
        </w:rPr>
        <w:drawing>
          <wp:inline distT="0" distB="0" distL="0" distR="0" wp14:anchorId="26D22947" wp14:editId="6786512C">
            <wp:extent cx="5572724" cy="1727283"/>
            <wp:effectExtent l="0" t="0" r="0" b="0"/>
            <wp:docPr id="27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724" cy="1727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0" w14:textId="77777777" w:rsidR="00471BD0" w:rsidRDefault="00E53221">
      <w:r>
        <w:rPr>
          <w:noProof/>
        </w:rPr>
        <w:drawing>
          <wp:inline distT="0" distB="0" distL="0" distR="0" wp14:anchorId="26E4F0A8" wp14:editId="37F1378C">
            <wp:extent cx="1943371" cy="1019317"/>
            <wp:effectExtent l="0" t="0" r="0" b="0"/>
            <wp:docPr id="272" name="image9.png" descr="t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tk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0193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3BECB985" wp14:editId="0395FDFC">
            <wp:extent cx="2251787" cy="964103"/>
            <wp:effectExtent l="9525" t="9525" r="9525" b="9525"/>
            <wp:docPr id="267" name="image5.png" descr="*Python 3.7.0 Shell*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*Python 3.7.0 Shell*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1787" cy="964103"/>
                    </a:xfrm>
                    <a:prstGeom prst="rect">
                      <a:avLst/>
                    </a:prstGeom>
                    <a:ln w="9525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0000061" w14:textId="05110243" w:rsidR="00471BD0" w:rsidRDefault="00E53221">
      <w:pPr>
        <w:pStyle w:val="Heading1"/>
      </w:pPr>
      <w:r>
        <w:t xml:space="preserve">don’t forget good coding practice </w:t>
      </w:r>
      <w:del w:id="105" w:author="Microsoft Word" w:date="2024-05-13T10:44:00Z" w16du:dateUtc="2024-05-12T22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52" behindDoc="0" locked="0" layoutInCell="1" hidden="0" allowOverlap="1" wp14:anchorId="78906EE5" wp14:editId="57FB4DFC">
                  <wp:simplePos x="0" y="0"/>
                  <wp:positionH relativeFrom="column">
                    <wp:posOffset>-419099</wp:posOffset>
                  </wp:positionH>
                  <wp:positionV relativeFrom="paragraph">
                    <wp:posOffset>647700</wp:posOffset>
                  </wp:positionV>
                  <wp:extent cx="741045" cy="9044305"/>
                  <wp:effectExtent l="0" t="0" r="0" b="0"/>
                  <wp:wrapSquare wrapText="bothSides" distT="0" distB="0" distL="114300" distR="114300"/>
                  <wp:docPr id="1478615566" name="Rectangle 147861556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-5400000">
                            <a:off x="1566000" y="3414240"/>
                            <a:ext cx="7560000" cy="731520"/>
                          </a:xfrm>
                          <a:prstGeom prst="rect">
                            <a:avLst/>
                          </a:prstGeom>
                          <a:solidFill>
                            <a:srgbClr val="F7CAAC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17BDB7F3" w14:textId="77777777" w:rsidR="00322224" w:rsidRDefault="00E53221">
                              <w:pPr>
                                <w:spacing w:before="0" w:after="0" w:line="240" w:lineRule="auto"/>
                                <w:jc w:val="center"/>
                                <w:textDirection w:val="btLr"/>
                                <w:rPr>
                                  <w:del w:id="106" w:author="Microsoft Word" w:date="2024-05-13T10:44:00Z" w16du:dateUtc="2024-05-12T22:44:00Z"/>
                                </w:rPr>
                              </w:pPr>
                              <w:del w:id="107" w:author="Microsoft Word" w:date="2024-05-13T10:44:00Z" w16du:dateUtc="2024-05-12T22:44:00Z">
                                <w:r>
                                  <w:rPr>
                                    <w:rFonts w:ascii="Federo" w:eastAsia="Federo" w:hAnsi="Federo" w:cs="Federo"/>
                                    <w:b/>
                                    <w:color w:val="C55911"/>
                                    <w:sz w:val="80"/>
                                  </w:rPr>
                                  <w:delText>Reminder time</w:delText>
                                </w:r>
                              </w:del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78906EE5" id="Rectangle 1478615566" o:spid="_x0000_s1035" style="position:absolute;margin-left:-33pt;margin-top:51pt;width:58.35pt;height:712.15pt;rotation:-90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" fillcolor="#f7caac">
                  <v:stroke startarrowwidth="narrow" startarrowlength="short" endarrowwidth="narrow" endarrowlength="short" joinstyle="round"/>
                  <v:textbox inset="2.53958mm,1.2694mm,2.53958mm,1.2694mm">
                    <w:txbxContent>
                      <w:p w14:paraId="17BDB7F3" w14:textId="77777777" w:rsidR="00322224" w:rsidRDefault="00E53221">
                        <w:pPr>
                          <w:spacing w:before="0" w:after="0" w:line="240" w:lineRule="auto"/>
                          <w:jc w:val="center"/>
                          <w:textDirection w:val="btLr"/>
                          <w:rPr>
                            <w:del w:id="108" w:author="Microsoft Word" w:date="2024-05-13T10:44:00Z" w16du:dateUtc="2024-05-12T22:44:00Z"/>
                          </w:rPr>
                        </w:pPr>
                        <w:del w:id="109" w:author="Microsoft Word" w:date="2024-05-13T10:44:00Z" w16du:dateUtc="2024-05-12T22:44:00Z">
                          <w:r>
                            <w:rPr>
                              <w:rFonts w:ascii="Federo" w:eastAsia="Federo" w:hAnsi="Federo" w:cs="Federo"/>
                              <w:b/>
                              <w:color w:val="C55911"/>
                              <w:sz w:val="80"/>
                            </w:rPr>
                            <w:delText>Reminder time</w:delText>
                          </w:r>
                        </w:del>
                      </w:p>
                    </w:txbxContent>
                  </v:textbox>
                  <w10:wrap type="square"/>
                </v:rect>
              </w:pict>
            </mc:Fallback>
          </mc:AlternateContent>
        </w:r>
      </w:del>
      <w:ins w:id="110" w:author="Microsoft Word" w:date="2024-05-13T10:44:00Z" w16du:dateUtc="2024-05-12T22:44:00Z"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6" behindDoc="0" locked="0" layoutInCell="1" hidden="0" allowOverlap="1" wp14:anchorId="2C3D57C8" wp14:editId="485D6614">
                  <wp:simplePos x="0" y="0"/>
                  <wp:positionH relativeFrom="column">
                    <wp:posOffset>-419099</wp:posOffset>
                  </wp:positionH>
                  <wp:positionV relativeFrom="paragraph">
                    <wp:posOffset>647700</wp:posOffset>
                  </wp:positionV>
                  <wp:extent cx="741045" cy="9044305"/>
                  <wp:effectExtent l="0" t="0" r="0" b="0"/>
                  <wp:wrapSquare wrapText="bothSides" distT="0" distB="0" distL="114300" distR="114300"/>
                  <wp:docPr id="256" name="Rectangle 25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 rot="-5400000">
                            <a:off x="1566000" y="3414240"/>
                            <a:ext cx="7560000" cy="731520"/>
                          </a:xfrm>
                          <a:prstGeom prst="rect">
                            <a:avLst/>
                          </a:prstGeom>
                          <a:solidFill>
                            <a:srgbClr val="F7CAAC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7D25923B" w14:textId="77777777" w:rsidR="00471BD0" w:rsidRDefault="00E53221">
                              <w:pPr>
                                <w:spacing w:before="0" w:after="0" w:line="240" w:lineRule="auto"/>
                                <w:jc w:val="center"/>
                                <w:textDirection w:val="btLr"/>
                                <w:rPr>
                                  <w:ins w:id="111" w:author="Microsoft Word" w:date="2024-05-13T10:44:00Z" w16du:dateUtc="2024-05-12T22:44:00Z"/>
                                </w:rPr>
                              </w:pPr>
                              <w:ins w:id="112" w:author="Microsoft Word" w:date="2024-05-13T10:44:00Z" w16du:dateUtc="2024-05-12T22:44:00Z">
                                <w:r>
                                  <w:rPr>
                                    <w:rFonts w:ascii="Federo" w:eastAsia="Federo" w:hAnsi="Federo" w:cs="Federo"/>
                                    <w:b/>
                                    <w:color w:val="C55911"/>
                                    <w:sz w:val="80"/>
                                  </w:rPr>
                                  <w:t>Reminder time</w:t>
                                </w:r>
                              </w:ins>
                            </w:p>
                          </w:txbxContent>
                        </wps:txbx>
                        <wps:bodyPr spcFirstLastPara="1" wrap="square" lIns="91425" tIns="45700" rIns="91425" bIns="45700" anchor="ctr" anchorCtr="0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2C3D57C8" id="Rectangle 256" o:spid="_x0000_s1036" style="position:absolute;margin-left:-33pt;margin-top:51pt;width:58.35pt;height:712.15pt;rotation:-90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" fillcolor="#f7caac">
                  <v:stroke startarrowwidth="narrow" startarrowlength="short" endarrowwidth="narrow" endarrowlength="short" joinstyle="round"/>
                  <v:textbox inset="2.53958mm,1.2694mm,2.53958mm,1.2694mm">
                    <w:txbxContent>
                      <w:p w14:paraId="7D25923B" w14:textId="77777777" w:rsidR="00471BD0" w:rsidRDefault="00E53221">
                        <w:pPr>
                          <w:spacing w:before="0" w:after="0" w:line="240" w:lineRule="auto"/>
                          <w:jc w:val="center"/>
                          <w:textDirection w:val="btLr"/>
                          <w:rPr>
                            <w:ins w:id="113" w:author="Microsoft Word" w:date="2024-05-13T10:44:00Z" w16du:dateUtc="2024-05-12T22:44:00Z"/>
                          </w:rPr>
                        </w:pPr>
                        <w:ins w:id="114" w:author="Microsoft Word" w:date="2024-05-13T10:44:00Z" w16du:dateUtc="2024-05-12T22:44:00Z">
                          <w:r>
                            <w:rPr>
                              <w:rFonts w:ascii="Federo" w:eastAsia="Federo" w:hAnsi="Federo" w:cs="Federo"/>
                              <w:b/>
                              <w:color w:val="C55911"/>
                              <w:sz w:val="80"/>
                            </w:rPr>
                            <w:t>Reminder time</w:t>
                          </w:r>
                        </w:ins>
                      </w:p>
                    </w:txbxContent>
                  </v:textbox>
                  <w10:wrap type="square"/>
                </v:rect>
              </w:pict>
            </mc:Fallback>
          </mc:AlternateContent>
        </w:r>
      </w:ins>
    </w:p>
    <w:p w14:paraId="00000062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115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To save space some of the good coding practice has not been shown on these notes</w:t>
      </w:r>
    </w:p>
    <w:p w14:paraId="00000063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116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This does NOT mean you should not be following good practice</w:t>
      </w:r>
    </w:p>
    <w:p w14:paraId="00000064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117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Variables that do not change within the program are constants</w:t>
      </w:r>
    </w:p>
    <w:p w14:paraId="00000065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118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>Good comments are needed to explain the code</w:t>
      </w:r>
    </w:p>
    <w:p w14:paraId="00000066" w14:textId="77777777" w:rsidR="00471BD0" w:rsidRDefault="00E53221">
      <w:r>
        <w:rPr>
          <w:noProof/>
        </w:rPr>
        <w:drawing>
          <wp:inline distT="0" distB="0" distL="0" distR="0" wp14:anchorId="4221DF9D" wp14:editId="288C556A">
            <wp:extent cx="5365205" cy="5385819"/>
            <wp:effectExtent l="0" t="0" r="0" b="0"/>
            <wp:docPr id="26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t="541"/>
                    <a:stretch>
                      <a:fillRect/>
                    </a:stretch>
                  </pic:blipFill>
                  <pic:spPr>
                    <a:xfrm>
                      <a:off x="0" y="0"/>
                      <a:ext cx="5365205" cy="5385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7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304" w:hanging="1304"/>
        <w:pPrChange w:id="119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ind w:left="1304" w:hanging="1304"/>
          </w:pPr>
        </w:pPrChange>
      </w:pPr>
      <w:r>
        <w:rPr>
          <w:color w:val="000000"/>
        </w:rPr>
        <w:t>Have a look at the comments, can you see any spelling or grammar errors?</w:t>
      </w:r>
    </w:p>
    <w:p w14:paraId="00000068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 w:after="0"/>
        <w:ind w:left="1304" w:hanging="1304"/>
        <w:pPrChange w:id="120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 w:after="0"/>
            <w:ind w:left="1304" w:hanging="1304"/>
          </w:pPr>
        </w:pPrChange>
      </w:pPr>
      <w:r>
        <w:rPr>
          <w:color w:val="000000"/>
        </w:rPr>
        <w:t>Python has no built-in spelling/grammar checker. You need to do it yourself</w:t>
      </w:r>
    </w:p>
    <w:p w14:paraId="00000069" w14:textId="77777777" w:rsidR="00471BD0" w:rsidRDefault="00E5322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1304" w:hanging="1304"/>
        <w:pPrChange w:id="121" w:author="Microsoft Word" w:date="2024-05-13T10:44:00Z" w16du:dateUtc="2024-05-12T22:44:00Z">
          <w:pPr>
            <w:numPr>
              <w:numId w:val="2"/>
            </w:numPr>
            <w:pBdr>
              <w:top w:val="nil"/>
              <w:left w:val="nil"/>
              <w:bottom w:val="nil"/>
              <w:right w:val="nil"/>
              <w:between w:val="nil"/>
            </w:pBdr>
            <w:spacing w:before="0"/>
            <w:ind w:left="1304" w:hanging="1304"/>
          </w:pPr>
        </w:pPrChange>
      </w:pPr>
      <w:r>
        <w:rPr>
          <w:color w:val="000000"/>
        </w:rPr>
        <w:t>Alternatively, copy the code into Word or Google Docs to check</w:t>
      </w:r>
    </w:p>
    <w:p w14:paraId="0000006A" w14:textId="77777777" w:rsidR="00471BD0" w:rsidRDefault="00471BD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000000"/>
        </w:rPr>
      </w:pPr>
    </w:p>
    <w:sectPr w:rsidR="00471BD0">
      <w:headerReference w:type="default" r:id="rId25"/>
      <w:footerReference w:type="default" r:id="rId26"/>
      <w:pgSz w:w="11909" w:h="16834"/>
      <w:pgMar w:top="1134" w:right="567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C5B519" w14:textId="77777777" w:rsidR="00646C4A" w:rsidRDefault="00646C4A">
      <w:pPr>
        <w:spacing w:before="0" w:after="0" w:line="240" w:lineRule="auto"/>
      </w:pPr>
      <w:r>
        <w:separator/>
      </w:r>
    </w:p>
  </w:endnote>
  <w:endnote w:type="continuationSeparator" w:id="0">
    <w:p w14:paraId="4547B40E" w14:textId="77777777" w:rsidR="00646C4A" w:rsidRDefault="00646C4A">
      <w:pPr>
        <w:spacing w:before="0" w:after="0" w:line="240" w:lineRule="auto"/>
      </w:pPr>
      <w:r>
        <w:continuationSeparator/>
      </w:r>
    </w:p>
  </w:endnote>
  <w:endnote w:type="continuationNotice" w:id="1">
    <w:p w14:paraId="48A674AD" w14:textId="77777777" w:rsidR="00646C4A" w:rsidRDefault="00646C4A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1" w:fontKey="{F88D6E70-18E8-4664-8BC5-1DD2D3DD0D80}"/>
    <w:embedBold r:id="rId2" w:fontKey="{A08F2170-1A3D-4E55-879E-4D00F0B51E7D}"/>
    <w:embedItalic r:id="rId3" w:fontKey="{633A7062-B3C9-4647-A9FD-67ADA48F1FC5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1E990346-1A13-4126-9468-1D568DACE61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91AFD8C3-335C-4FBC-B55A-09E3DDA8A54C}"/>
  </w:font>
  <w:font w:name="DengXian Light">
    <w:altName w:val="等线 Light"/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E0D953FC-36AC-4143-BD44-A14ECA6016E5}"/>
  </w:font>
  <w:font w:name="Federo">
    <w:altName w:val="Cambria"/>
    <w:panose1 w:val="00000000000000000000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9909F81E-6BA7-49A1-96B2-2C6BBED317A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6D" w14:textId="77777777" w:rsidR="00471BD0" w:rsidRDefault="00E532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i/>
        <w:color w:val="000000"/>
        <w:sz w:val="16"/>
        <w:szCs w:val="16"/>
      </w:rPr>
    </w:pPr>
    <w:r>
      <w:rPr>
        <w:color w:val="000000"/>
        <w:sz w:val="16"/>
        <w:szCs w:val="16"/>
      </w:rPr>
      <w:tab/>
    </w:r>
    <w:r>
      <w:rPr>
        <w:color w:val="000000"/>
        <w:sz w:val="16"/>
        <w:szCs w:val="16"/>
      </w:rPr>
      <w:tab/>
    </w:r>
  </w:p>
  <w:p w14:paraId="0000006E" w14:textId="6A919F78" w:rsidR="00471BD0" w:rsidRDefault="00E532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center" w:pos="5245"/>
        <w:tab w:val="right" w:pos="9781"/>
      </w:tabs>
      <w:spacing w:after="0" w:line="240" w:lineRule="auto"/>
      <w:rPr>
        <w:i/>
        <w:color w:val="000000"/>
        <w:sz w:val="18"/>
        <w:szCs w:val="18"/>
      </w:rPr>
    </w:pPr>
    <w:r>
      <w:rPr>
        <w:i/>
        <w:color w:val="000000"/>
      </w:rPr>
      <w:t>© Education Webb.  For use by purchasing school only</w:t>
    </w:r>
    <w:r>
      <w:rPr>
        <w:i/>
        <w:color w:val="000000"/>
      </w:rPr>
      <w:tab/>
    </w:r>
    <w:r>
      <w:rPr>
        <w:i/>
        <w:color w:val="000000"/>
      </w:rPr>
      <w:tab/>
    </w:r>
    <w:r>
      <w:rPr>
        <w:color w:val="000000"/>
        <w:sz w:val="16"/>
        <w:szCs w:val="16"/>
      </w:rPr>
      <w:t xml:space="preserve"> Page </w:t>
    </w:r>
    <w:r>
      <w:rPr>
        <w:i/>
        <w:color w:val="000000"/>
        <w:sz w:val="16"/>
        <w:szCs w:val="16"/>
      </w:rPr>
      <w:fldChar w:fldCharType="begin"/>
    </w:r>
    <w:r>
      <w:rPr>
        <w:i/>
        <w:color w:val="000000"/>
        <w:sz w:val="16"/>
        <w:szCs w:val="16"/>
      </w:rPr>
      <w:instrText>PAGE</w:instrText>
    </w:r>
    <w:r>
      <w:rPr>
        <w:i/>
        <w:color w:val="000000"/>
        <w:sz w:val="16"/>
        <w:szCs w:val="16"/>
      </w:rPr>
      <w:fldChar w:fldCharType="separate"/>
    </w:r>
    <w:r w:rsidR="00981B74">
      <w:rPr>
        <w:i/>
        <w:noProof/>
        <w:color w:val="000000"/>
        <w:sz w:val="16"/>
        <w:szCs w:val="16"/>
      </w:rPr>
      <w:t>1</w:t>
    </w:r>
    <w:r>
      <w:rPr>
        <w:i/>
        <w:color w:val="000000"/>
        <w:sz w:val="16"/>
        <w:szCs w:val="16"/>
      </w:rPr>
      <w:fldChar w:fldCharType="end"/>
    </w:r>
    <w:r>
      <w:rPr>
        <w:i/>
        <w:color w:val="000000"/>
        <w:sz w:val="16"/>
        <w:szCs w:val="16"/>
      </w:rPr>
      <w:t xml:space="preserve"> of </w:t>
    </w:r>
    <w:r>
      <w:rPr>
        <w:i/>
        <w:color w:val="000000"/>
        <w:sz w:val="16"/>
        <w:szCs w:val="16"/>
      </w:rPr>
      <w:fldChar w:fldCharType="begin"/>
    </w:r>
    <w:r>
      <w:rPr>
        <w:i/>
        <w:color w:val="000000"/>
        <w:sz w:val="16"/>
        <w:szCs w:val="16"/>
      </w:rPr>
      <w:instrText>NUMPAGES</w:instrText>
    </w:r>
    <w:r>
      <w:rPr>
        <w:i/>
        <w:color w:val="000000"/>
        <w:sz w:val="16"/>
        <w:szCs w:val="16"/>
      </w:rPr>
      <w:fldChar w:fldCharType="separate"/>
    </w:r>
    <w:ins w:id="122" w:author="Microsoft Word" w:date="2024-05-13T10:44:00Z" w16du:dateUtc="2024-05-12T22:44:00Z">
      <w:r w:rsidR="00981B74">
        <w:rPr>
          <w:i/>
          <w:noProof/>
          <w:color w:val="000000"/>
          <w:sz w:val="16"/>
          <w:szCs w:val="16"/>
        </w:rPr>
        <w:t>11</w:t>
      </w:r>
    </w:ins>
    <w:r>
      <w:rPr>
        <w:i/>
        <w:color w:val="000000"/>
        <w:sz w:val="16"/>
        <w:szCs w:val="16"/>
      </w:rPr>
      <w:fldChar w:fldCharType="end"/>
    </w:r>
  </w:p>
  <w:p w14:paraId="0000006F" w14:textId="77777777" w:rsidR="00471BD0" w:rsidRDefault="00471B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31EABA" w14:textId="77777777" w:rsidR="00646C4A" w:rsidRDefault="00646C4A">
      <w:pPr>
        <w:spacing w:before="0" w:after="0" w:line="240" w:lineRule="auto"/>
      </w:pPr>
      <w:r>
        <w:separator/>
      </w:r>
    </w:p>
  </w:footnote>
  <w:footnote w:type="continuationSeparator" w:id="0">
    <w:p w14:paraId="4D7F28C9" w14:textId="77777777" w:rsidR="00646C4A" w:rsidRDefault="00646C4A">
      <w:pPr>
        <w:spacing w:before="0" w:after="0" w:line="240" w:lineRule="auto"/>
      </w:pPr>
      <w:r>
        <w:continuationSeparator/>
      </w:r>
    </w:p>
  </w:footnote>
  <w:footnote w:type="continuationNotice" w:id="1">
    <w:p w14:paraId="6EE967B5" w14:textId="77777777" w:rsidR="00646C4A" w:rsidRDefault="00646C4A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6B" w14:textId="77777777" w:rsidR="00471BD0" w:rsidRDefault="00E5322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  <w:sz w:val="16"/>
        <w:szCs w:val="16"/>
      </w:rPr>
      <w:t>Student Tutorial and Teaching Notes for unit AS91896 - 2.7</w:t>
    </w:r>
  </w:p>
  <w:p w14:paraId="0000006C" w14:textId="77777777" w:rsidR="00471BD0" w:rsidRDefault="00471BD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7F007E"/>
    <w:multiLevelType w:val="multilevel"/>
    <w:tmpl w:val="FCA4E02E"/>
    <w:lvl w:ilvl="0">
      <w:start w:val="1"/>
      <w:numFmt w:val="bullet"/>
      <w:lvlText w:val="❖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01" w:hanging="1134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0E26F4"/>
    <w:multiLevelType w:val="multilevel"/>
    <w:tmpl w:val="FFFFFFFF"/>
    <w:lvl w:ilvl="0">
      <w:start w:val="1"/>
      <w:numFmt w:val="bullet"/>
      <w:lvlText w:val="❖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01" w:hanging="1134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E705596"/>
    <w:multiLevelType w:val="multilevel"/>
    <w:tmpl w:val="356E3EFE"/>
    <w:lvl w:ilvl="0">
      <w:start w:val="1"/>
      <w:numFmt w:val="bullet"/>
      <w:lvlText w:val="❖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01" w:hanging="1134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num w:numId="1" w16cid:durableId="81075781">
    <w:abstractNumId w:val="2"/>
  </w:num>
  <w:num w:numId="2" w16cid:durableId="63143504">
    <w:abstractNumId w:val="1"/>
  </w:num>
  <w:num w:numId="3" w16cid:durableId="725186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2ACA"/>
    <w:rsid w:val="00117962"/>
    <w:rsid w:val="002A0B7D"/>
    <w:rsid w:val="00322224"/>
    <w:rsid w:val="003813AF"/>
    <w:rsid w:val="00456463"/>
    <w:rsid w:val="00471BD0"/>
    <w:rsid w:val="00646C4A"/>
    <w:rsid w:val="009652DC"/>
    <w:rsid w:val="00981B74"/>
    <w:rsid w:val="00AA6943"/>
    <w:rsid w:val="00AC583C"/>
    <w:rsid w:val="00B91BF0"/>
    <w:rsid w:val="00BA379B"/>
    <w:rsid w:val="00C506B6"/>
    <w:rsid w:val="00C52ACA"/>
    <w:rsid w:val="00D041F9"/>
    <w:rsid w:val="00E53221"/>
    <w:rsid w:val="00EC7A47"/>
    <w:rsid w:val="00F46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177357"/>
  <w15:docId w15:val="{F996DEF3-5EFA-4735-A12A-7ABFBFF0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orbel" w:eastAsia="Corbel" w:hAnsi="Corbel" w:cs="Corbel"/>
        <w:sz w:val="22"/>
        <w:szCs w:val="22"/>
        <w:lang w:val="en-NZ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03AD"/>
  </w:style>
  <w:style w:type="paragraph" w:styleId="Heading1">
    <w:name w:val="heading 1"/>
    <w:basedOn w:val="Normal"/>
    <w:next w:val="Normal"/>
    <w:link w:val="Heading1Char"/>
    <w:uiPriority w:val="9"/>
    <w:qFormat/>
    <w:rsid w:val="006003AD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rFonts w:ascii="Trebuchet MS" w:hAnsi="Trebuchet MS"/>
      <w:caps/>
      <w:color w:val="FFFFFF" w:themeColor="background1"/>
      <w:spacing w:val="1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03AD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rFonts w:ascii="Trebuchet MS" w:hAnsi="Trebuchet MS"/>
      <w:caps/>
      <w:spacing w:val="15"/>
      <w:sz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03AD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03AD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03AD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03AD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03AD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03A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03A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003AD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CA5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013"/>
  </w:style>
  <w:style w:type="paragraph" w:styleId="Footer">
    <w:name w:val="footer"/>
    <w:basedOn w:val="Normal"/>
    <w:link w:val="FooterChar"/>
    <w:uiPriority w:val="99"/>
    <w:unhideWhenUsed/>
    <w:rsid w:val="00CA5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013"/>
  </w:style>
  <w:style w:type="table" w:styleId="TableGrid">
    <w:name w:val="Table Grid"/>
    <w:basedOn w:val="TableNormal"/>
    <w:uiPriority w:val="39"/>
    <w:rsid w:val="00192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003AD"/>
    <w:rPr>
      <w:rFonts w:ascii="Trebuchet MS" w:hAnsi="Trebuchet MS"/>
      <w:caps/>
      <w:color w:val="FFFFFF" w:themeColor="background1"/>
      <w:spacing w:val="15"/>
      <w:sz w:val="28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6003AD"/>
    <w:rPr>
      <w:rFonts w:ascii="Trebuchet MS" w:hAnsi="Trebuchet MS"/>
      <w:caps/>
      <w:spacing w:val="15"/>
      <w:sz w:val="28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6003AD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03AD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03AD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03AD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03AD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03A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03A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003AD"/>
    <w:rPr>
      <w:b/>
      <w:bCs/>
      <w:color w:val="2E74B5" w:themeColor="accent1" w:themeShade="BF"/>
      <w:sz w:val="16"/>
      <w:szCs w:val="16"/>
    </w:rPr>
  </w:style>
  <w:style w:type="character" w:customStyle="1" w:styleId="TitleChar">
    <w:name w:val="Title Char"/>
    <w:basedOn w:val="DefaultParagraphFont"/>
    <w:link w:val="Title"/>
    <w:uiPriority w:val="10"/>
    <w:rsid w:val="006003AD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smallCaps/>
      <w:color w:val="595959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6003A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6003AD"/>
    <w:rPr>
      <w:b/>
      <w:bCs/>
    </w:rPr>
  </w:style>
  <w:style w:type="character" w:styleId="Emphasis">
    <w:name w:val="Emphasis"/>
    <w:uiPriority w:val="20"/>
    <w:qFormat/>
    <w:rsid w:val="006003AD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6003A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6003A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6003A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03AD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03AD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6003AD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6003AD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6003AD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6003AD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6003A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003AD"/>
    <w:pPr>
      <w:outlineLvl w:val="9"/>
    </w:pPr>
  </w:style>
  <w:style w:type="paragraph" w:styleId="ListParagraph">
    <w:name w:val="List Paragraph"/>
    <w:basedOn w:val="Normal"/>
    <w:uiPriority w:val="34"/>
    <w:qFormat/>
    <w:rsid w:val="006003AD"/>
    <w:pPr>
      <w:ind w:left="720"/>
      <w:contextualSpacing/>
    </w:pPr>
  </w:style>
  <w:style w:type="character" w:styleId="PageNumber">
    <w:name w:val="page number"/>
    <w:basedOn w:val="DefaultParagraphFont"/>
    <w:rsid w:val="003E5F42"/>
  </w:style>
  <w:style w:type="character" w:styleId="Hyperlink">
    <w:name w:val="Hyperlink"/>
    <w:basedOn w:val="DefaultParagraphFont"/>
    <w:uiPriority w:val="99"/>
    <w:unhideWhenUsed/>
    <w:rsid w:val="00CD38E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724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7249"/>
    <w:rPr>
      <w:rFonts w:ascii="Tahoma" w:hAnsi="Tahoma" w:cs="Tahoma"/>
      <w:sz w:val="16"/>
      <w:szCs w:val="16"/>
      <w:lang w:val="en-NZ"/>
    </w:rPr>
  </w:style>
  <w:style w:type="paragraph" w:customStyle="1" w:styleId="Task">
    <w:name w:val="Task"/>
    <w:basedOn w:val="Heading1"/>
    <w:link w:val="TaskChar"/>
    <w:qFormat/>
    <w:rsid w:val="00D979DF"/>
    <w:pPr>
      <w:pBdr>
        <w:top w:val="single" w:sz="24" w:space="0" w:color="FF0000"/>
        <w:left w:val="single" w:sz="24" w:space="0" w:color="FF0000"/>
        <w:bottom w:val="single" w:sz="24" w:space="0" w:color="FF0000"/>
        <w:right w:val="single" w:sz="24" w:space="0" w:color="FF0000"/>
      </w:pBdr>
      <w:shd w:val="clear" w:color="auto" w:fill="FF0000"/>
    </w:pPr>
  </w:style>
  <w:style w:type="character" w:customStyle="1" w:styleId="TaskChar">
    <w:name w:val="Task Char"/>
    <w:basedOn w:val="Heading1Char"/>
    <w:link w:val="Task"/>
    <w:rsid w:val="00D979DF"/>
    <w:rPr>
      <w:rFonts w:ascii="Trebuchet MS" w:hAnsi="Trebuchet MS"/>
      <w:caps/>
      <w:color w:val="FFFFFF" w:themeColor="background1"/>
      <w:spacing w:val="15"/>
      <w:sz w:val="28"/>
      <w:szCs w:val="22"/>
      <w:shd w:val="clear" w:color="auto" w:fill="FF0000"/>
      <w:lang w:val="en-NZ"/>
    </w:rPr>
  </w:style>
  <w:style w:type="paragraph" w:styleId="Revision">
    <w:name w:val="Revision"/>
    <w:hidden/>
    <w:uiPriority w:val="99"/>
    <w:semiHidden/>
    <w:rsid w:val="00EE78CF"/>
    <w:pPr>
      <w:spacing w:before="0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GCV/QuAuyMLXbCWH/il6Tx4vjZQ==">AMUW2mVMU3fCKP0TyuQF3XvCSggoBs26DtkjxukX3g1nO6u3w3W9vBoRkN6H2y4DMVlq+vv7q3AUJP5xWUpAiZPM16QIm0cF/8/utlSsY8XPkMpUem8nwFM=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1736</TotalTime>
  <Pages>1</Pages>
  <Words>933</Words>
  <Characters>5321</Characters>
  <Application>Microsoft Office Word</Application>
  <DocSecurity>4</DocSecurity>
  <Lines>44</Lines>
  <Paragraphs>12</Paragraphs>
  <ScaleCrop>false</ScaleCrop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Billingham</dc:creator>
  <cp:keywords/>
  <cp:lastModifiedBy>Simpson Sun</cp:lastModifiedBy>
  <cp:revision>6</cp:revision>
  <dcterms:created xsi:type="dcterms:W3CDTF">2019-01-28T01:03:00Z</dcterms:created>
  <dcterms:modified xsi:type="dcterms:W3CDTF">2024-05-16T18:00:00Z</dcterms:modified>
</cp:coreProperties>
</file>